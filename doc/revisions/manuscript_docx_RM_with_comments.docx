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5C853" w14:textId="77777777" w:rsidR="0050139C" w:rsidRPr="00022B46" w:rsidRDefault="00CD5AF0">
      <w:pPr>
        <w:pStyle w:val="Title"/>
        <w:rPr>
          <w:rFonts w:ascii="Times New Roman" w:hAnsi="Times New Roman" w:cs="Times New Roman"/>
          <w:sz w:val="24"/>
          <w:szCs w:val="24"/>
        </w:rPr>
      </w:pPr>
      <w:r w:rsidRPr="00022B46">
        <w:rPr>
          <w:rFonts w:ascii="Times New Roman" w:hAnsi="Times New Roman" w:cs="Times New Roman"/>
          <w:sz w:val="24"/>
          <w:szCs w:val="24"/>
        </w:rPr>
        <w:t>Identification of high-yielding soybean lines with exceptional seed composition qualities</w:t>
      </w:r>
    </w:p>
    <w:p w14:paraId="4A12DB96" w14:textId="1C48606A" w:rsidR="0050139C" w:rsidRPr="00022B46" w:rsidRDefault="00CD5AF0">
      <w:pPr>
        <w:pStyle w:val="Abstract"/>
        <w:rPr>
          <w:rFonts w:ascii="Times New Roman" w:hAnsi="Times New Roman" w:cs="Times New Roman"/>
          <w:sz w:val="24"/>
          <w:szCs w:val="24"/>
        </w:rPr>
      </w:pPr>
      <w:r w:rsidRPr="00022B46">
        <w:rPr>
          <w:rFonts w:ascii="Times New Roman" w:hAnsi="Times New Roman" w:cs="Times New Roman"/>
          <w:sz w:val="24"/>
          <w:szCs w:val="24"/>
        </w:rPr>
        <w:t xml:space="preserve">In current markets, the primary uses for soybean seed are in products derived from </w:t>
      </w:r>
      <w:proofErr w:type="gramStart"/>
      <w:r w:rsidRPr="00022B46">
        <w:rPr>
          <w:rFonts w:ascii="Times New Roman" w:hAnsi="Times New Roman" w:cs="Times New Roman"/>
          <w:sz w:val="24"/>
          <w:szCs w:val="24"/>
        </w:rPr>
        <w:t>it’s</w:t>
      </w:r>
      <w:proofErr w:type="gramEnd"/>
      <w:r w:rsidRPr="00022B46">
        <w:rPr>
          <w:rFonts w:ascii="Times New Roman" w:hAnsi="Times New Roman" w:cs="Times New Roman"/>
          <w:sz w:val="24"/>
          <w:szCs w:val="24"/>
        </w:rPr>
        <w:t xml:space="preserve"> oil or protein content. However, growers are compensated based on seed </w:t>
      </w:r>
      <w:del w:id="0" w:author="Rouf M Mian" w:date="2022-06-08T06:49:00Z">
        <w:r w:rsidRPr="00022B46" w:rsidDel="00022B46">
          <w:rPr>
            <w:rFonts w:ascii="Times New Roman" w:hAnsi="Times New Roman" w:cs="Times New Roman"/>
            <w:sz w:val="24"/>
            <w:szCs w:val="24"/>
          </w:rPr>
          <w:delText xml:space="preserve">oil </w:delText>
        </w:r>
      </w:del>
      <w:commentRangeStart w:id="1"/>
      <w:ins w:id="2" w:author="Rouf M Mian" w:date="2022-06-08T06:49:00Z">
        <w:r w:rsidR="00022B46">
          <w:rPr>
            <w:rFonts w:ascii="Times New Roman" w:hAnsi="Times New Roman" w:cs="Times New Roman"/>
            <w:sz w:val="24"/>
            <w:szCs w:val="24"/>
          </w:rPr>
          <w:t>yi</w:t>
        </w:r>
      </w:ins>
      <w:ins w:id="3" w:author="Rouf M Mian" w:date="2022-06-08T06:50:00Z">
        <w:r w:rsidR="00022B46">
          <w:rPr>
            <w:rFonts w:ascii="Times New Roman" w:hAnsi="Times New Roman" w:cs="Times New Roman"/>
            <w:sz w:val="24"/>
            <w:szCs w:val="24"/>
          </w:rPr>
          <w:t>eld</w:t>
        </w:r>
        <w:commentRangeEnd w:id="1"/>
        <w:r w:rsidR="00022B46">
          <w:rPr>
            <w:rStyle w:val="CommentReference"/>
          </w:rPr>
          <w:commentReference w:id="1"/>
        </w:r>
      </w:ins>
      <w:ins w:id="4" w:author="Rouf M Mian" w:date="2022-06-08T06:49:00Z">
        <w:r w:rsidR="00022B46" w:rsidRPr="00022B46">
          <w:rPr>
            <w:rFonts w:ascii="Times New Roman" w:hAnsi="Times New Roman" w:cs="Times New Roman"/>
            <w:sz w:val="24"/>
            <w:szCs w:val="24"/>
          </w:rPr>
          <w:t xml:space="preserve"> </w:t>
        </w:r>
      </w:ins>
      <w:r w:rsidRPr="00022B46">
        <w:rPr>
          <w:rFonts w:ascii="Times New Roman" w:hAnsi="Times New Roman" w:cs="Times New Roman"/>
          <w:sz w:val="24"/>
          <w:szCs w:val="24"/>
        </w:rPr>
        <w:t xml:space="preserve">so a more valuable crop is </w:t>
      </w:r>
      <w:ins w:id="5" w:author="Rouf M Mian" w:date="2022-06-08T06:51:00Z">
        <w:r w:rsidR="00022B46">
          <w:rPr>
            <w:rFonts w:ascii="Times New Roman" w:hAnsi="Times New Roman" w:cs="Times New Roman"/>
            <w:sz w:val="24"/>
            <w:szCs w:val="24"/>
          </w:rPr>
          <w:t xml:space="preserve">the </w:t>
        </w:r>
      </w:ins>
      <w:r w:rsidRPr="00022B46">
        <w:rPr>
          <w:rFonts w:ascii="Times New Roman" w:hAnsi="Times New Roman" w:cs="Times New Roman"/>
          <w:sz w:val="24"/>
          <w:szCs w:val="24"/>
        </w:rPr>
        <w:t xml:space="preserve">one </w:t>
      </w:r>
      <w:del w:id="6" w:author="Rouf M Mian" w:date="2022-06-08T06:52:00Z">
        <w:r w:rsidRPr="00022B46" w:rsidDel="00022B46">
          <w:rPr>
            <w:rFonts w:ascii="Times New Roman" w:hAnsi="Times New Roman" w:cs="Times New Roman"/>
            <w:sz w:val="24"/>
            <w:szCs w:val="24"/>
          </w:rPr>
          <w:delText>with both high yield, and high protein, oil, or</w:delText>
        </w:r>
      </w:del>
      <w:ins w:id="7" w:author="Rouf M Mian" w:date="2022-06-08T06:52:00Z">
        <w:r w:rsidR="00022B46">
          <w:rPr>
            <w:rFonts w:ascii="Times New Roman" w:hAnsi="Times New Roman" w:cs="Times New Roman"/>
            <w:sz w:val="24"/>
            <w:szCs w:val="24"/>
          </w:rPr>
          <w:t>that is high yielding with</w:t>
        </w:r>
      </w:ins>
      <w:r w:rsidRPr="00022B46">
        <w:rPr>
          <w:rFonts w:ascii="Times New Roman" w:hAnsi="Times New Roman" w:cs="Times New Roman"/>
          <w:sz w:val="24"/>
          <w:szCs w:val="24"/>
        </w:rPr>
        <w:t xml:space="preserve"> a</w:t>
      </w:r>
      <w:ins w:id="8" w:author="Rouf M Mian" w:date="2022-06-08T06:52:00Z">
        <w:r w:rsidR="00022B46">
          <w:rPr>
            <w:rFonts w:ascii="Times New Roman" w:hAnsi="Times New Roman" w:cs="Times New Roman"/>
            <w:sz w:val="24"/>
            <w:szCs w:val="24"/>
          </w:rPr>
          <w:t>n optimum</w:t>
        </w:r>
      </w:ins>
      <w:r w:rsidRPr="00022B46">
        <w:rPr>
          <w:rFonts w:ascii="Times New Roman" w:hAnsi="Times New Roman" w:cs="Times New Roman"/>
          <w:sz w:val="24"/>
          <w:szCs w:val="24"/>
        </w:rPr>
        <w:t xml:space="preserve"> combination of </w:t>
      </w:r>
      <w:del w:id="9" w:author="Rouf M Mian" w:date="2022-06-08T06:52:00Z">
        <w:r w:rsidRPr="00022B46" w:rsidDel="00022B46">
          <w:rPr>
            <w:rFonts w:ascii="Times New Roman" w:hAnsi="Times New Roman" w:cs="Times New Roman"/>
            <w:sz w:val="24"/>
            <w:szCs w:val="24"/>
          </w:rPr>
          <w:delText>the two</w:delText>
        </w:r>
      </w:del>
      <w:ins w:id="10" w:author="Rouf M Mian" w:date="2022-06-08T06:52:00Z">
        <w:r w:rsidR="00022B46">
          <w:rPr>
            <w:rFonts w:ascii="Times New Roman" w:hAnsi="Times New Roman" w:cs="Times New Roman"/>
            <w:sz w:val="24"/>
            <w:szCs w:val="24"/>
          </w:rPr>
          <w:t>protein and oil</w:t>
        </w:r>
      </w:ins>
      <w:r w:rsidRPr="00022B46">
        <w:rPr>
          <w:rFonts w:ascii="Times New Roman" w:hAnsi="Times New Roman" w:cs="Times New Roman"/>
          <w:sz w:val="24"/>
          <w:szCs w:val="24"/>
        </w:rPr>
        <w:t xml:space="preserve">. A negative correlation </w:t>
      </w:r>
      <w:del w:id="11" w:author="Rouf M Mian" w:date="2022-06-08T06:53:00Z">
        <w:r w:rsidRPr="00022B46" w:rsidDel="00022B46">
          <w:rPr>
            <w:rFonts w:ascii="Times New Roman" w:hAnsi="Times New Roman" w:cs="Times New Roman"/>
            <w:sz w:val="24"/>
            <w:szCs w:val="24"/>
          </w:rPr>
          <w:delText>between seed yield and</w:delText>
        </w:r>
      </w:del>
      <w:ins w:id="12" w:author="Rouf M Mian" w:date="2022-06-08T06:53:00Z">
        <w:r w:rsidR="00022B46">
          <w:rPr>
            <w:rFonts w:ascii="Times New Roman" w:hAnsi="Times New Roman" w:cs="Times New Roman"/>
            <w:sz w:val="24"/>
            <w:szCs w:val="24"/>
          </w:rPr>
          <w:t>of</w:t>
        </w:r>
      </w:ins>
      <w:r w:rsidRPr="00022B46">
        <w:rPr>
          <w:rFonts w:ascii="Times New Roman" w:hAnsi="Times New Roman" w:cs="Times New Roman"/>
          <w:sz w:val="24"/>
          <w:szCs w:val="24"/>
        </w:rPr>
        <w:t xml:space="preserve"> seed protein </w:t>
      </w:r>
      <w:ins w:id="13" w:author="Rouf M Mian" w:date="2022-06-08T06:53:00Z">
        <w:r w:rsidR="00022B46">
          <w:rPr>
            <w:rFonts w:ascii="Times New Roman" w:hAnsi="Times New Roman" w:cs="Times New Roman"/>
            <w:sz w:val="24"/>
            <w:szCs w:val="24"/>
          </w:rPr>
          <w:t xml:space="preserve">with seed yield and oil </w:t>
        </w:r>
      </w:ins>
      <w:r w:rsidRPr="00022B46">
        <w:rPr>
          <w:rFonts w:ascii="Times New Roman" w:hAnsi="Times New Roman" w:cs="Times New Roman"/>
          <w:sz w:val="24"/>
          <w:szCs w:val="24"/>
        </w:rPr>
        <w:t xml:space="preserve">makes </w:t>
      </w:r>
      <w:ins w:id="14" w:author="Rouf M Mian" w:date="2022-06-08T06:53:00Z">
        <w:r w:rsidR="00022B46">
          <w:rPr>
            <w:rFonts w:ascii="Times New Roman" w:hAnsi="Times New Roman" w:cs="Times New Roman"/>
            <w:sz w:val="24"/>
            <w:szCs w:val="24"/>
          </w:rPr>
          <w:t>simulta</w:t>
        </w:r>
      </w:ins>
      <w:ins w:id="15" w:author="Rouf M Mian" w:date="2022-06-08T06:54:00Z">
        <w:r w:rsidR="00022B46">
          <w:rPr>
            <w:rFonts w:ascii="Times New Roman" w:hAnsi="Times New Roman" w:cs="Times New Roman"/>
            <w:sz w:val="24"/>
            <w:szCs w:val="24"/>
          </w:rPr>
          <w:t xml:space="preserve">neous </w:t>
        </w:r>
      </w:ins>
      <w:del w:id="16" w:author="Rouf M Mian" w:date="2022-06-08T06:54:00Z">
        <w:r w:rsidRPr="00022B46" w:rsidDel="00022B46">
          <w:rPr>
            <w:rFonts w:ascii="Times New Roman" w:hAnsi="Times New Roman" w:cs="Times New Roman"/>
            <w:sz w:val="24"/>
            <w:szCs w:val="24"/>
          </w:rPr>
          <w:delText>improv</w:delText>
        </w:r>
      </w:del>
      <w:ins w:id="17" w:author="Rouf M Mian" w:date="2022-06-08T06:54:00Z">
        <w:r w:rsidR="00022B46">
          <w:rPr>
            <w:rFonts w:ascii="Times New Roman" w:hAnsi="Times New Roman" w:cs="Times New Roman"/>
            <w:sz w:val="24"/>
            <w:szCs w:val="24"/>
          </w:rPr>
          <w:t xml:space="preserve">improvement of </w:t>
        </w:r>
      </w:ins>
      <w:del w:id="18" w:author="Rouf M Mian" w:date="2022-06-08T06:54:00Z">
        <w:r w:rsidRPr="00022B46" w:rsidDel="00022B46">
          <w:rPr>
            <w:rFonts w:ascii="Times New Roman" w:hAnsi="Times New Roman" w:cs="Times New Roman"/>
            <w:sz w:val="24"/>
            <w:szCs w:val="24"/>
          </w:rPr>
          <w:delText>ing</w:delText>
        </w:r>
      </w:del>
      <w:r w:rsidRPr="00022B46">
        <w:rPr>
          <w:rFonts w:ascii="Times New Roman" w:hAnsi="Times New Roman" w:cs="Times New Roman"/>
          <w:sz w:val="24"/>
          <w:szCs w:val="24"/>
        </w:rPr>
        <w:t xml:space="preserve"> these traits </w:t>
      </w:r>
      <w:del w:id="19" w:author="Rouf M Mian" w:date="2022-06-08T06:54:00Z">
        <w:r w:rsidRPr="00022B46" w:rsidDel="00022B46">
          <w:rPr>
            <w:rFonts w:ascii="Times New Roman" w:hAnsi="Times New Roman" w:cs="Times New Roman"/>
            <w:sz w:val="24"/>
            <w:szCs w:val="24"/>
          </w:rPr>
          <w:delText xml:space="preserve">simultaneously </w:delText>
        </w:r>
      </w:del>
      <w:r w:rsidRPr="00022B46">
        <w:rPr>
          <w:rFonts w:ascii="Times New Roman" w:hAnsi="Times New Roman" w:cs="Times New Roman"/>
          <w:sz w:val="24"/>
          <w:szCs w:val="24"/>
        </w:rPr>
        <w:t xml:space="preserve">difficult but not impossible through conventional breeding. A selection of lines with exceptional yield and seed composition qualities was made from two recombinant inbred line (RIL) soybean mapping populations to identify </w:t>
      </w:r>
      <w:ins w:id="20" w:author="Rouf M Mian" w:date="2022-06-08T06:57:00Z">
        <w:r w:rsidR="00022B46">
          <w:rPr>
            <w:rFonts w:ascii="Times New Roman" w:hAnsi="Times New Roman" w:cs="Times New Roman"/>
            <w:sz w:val="24"/>
            <w:szCs w:val="24"/>
          </w:rPr>
          <w:t>high protein and</w:t>
        </w:r>
      </w:ins>
      <w:ins w:id="21" w:author="Rouf M Mian" w:date="2022-06-08T06:58:00Z">
        <w:r w:rsidR="00305DA7">
          <w:rPr>
            <w:rFonts w:ascii="Times New Roman" w:hAnsi="Times New Roman" w:cs="Times New Roman"/>
            <w:sz w:val="24"/>
            <w:szCs w:val="24"/>
          </w:rPr>
          <w:t xml:space="preserve">/or high oil </w:t>
        </w:r>
      </w:ins>
      <w:del w:id="22" w:author="Rouf M Mian" w:date="2022-06-27T07:49:00Z">
        <w:r w:rsidRPr="00022B46" w:rsidDel="004D7DF2">
          <w:rPr>
            <w:rFonts w:ascii="Times New Roman" w:hAnsi="Times New Roman" w:cs="Times New Roman"/>
            <w:sz w:val="24"/>
            <w:szCs w:val="24"/>
          </w:rPr>
          <w:delText xml:space="preserve">soybean </w:delText>
        </w:r>
      </w:del>
      <w:del w:id="23" w:author="Rouf M Mian" w:date="2022-06-08T06:56:00Z">
        <w:r w:rsidRPr="00022B46" w:rsidDel="00022B46">
          <w:rPr>
            <w:rFonts w:ascii="Times New Roman" w:hAnsi="Times New Roman" w:cs="Times New Roman"/>
            <w:sz w:val="24"/>
            <w:szCs w:val="24"/>
          </w:rPr>
          <w:delText xml:space="preserve">varieties </w:delText>
        </w:r>
      </w:del>
      <w:ins w:id="24" w:author="Rouf M Mian" w:date="2022-06-08T06:56:00Z">
        <w:r w:rsidR="00022B46">
          <w:rPr>
            <w:rFonts w:ascii="Times New Roman" w:hAnsi="Times New Roman" w:cs="Times New Roman"/>
            <w:sz w:val="24"/>
            <w:szCs w:val="24"/>
          </w:rPr>
          <w:t>lines</w:t>
        </w:r>
        <w:r w:rsidR="00022B46" w:rsidRPr="00022B46">
          <w:rPr>
            <w:rFonts w:ascii="Times New Roman" w:hAnsi="Times New Roman" w:cs="Times New Roman"/>
            <w:sz w:val="24"/>
            <w:szCs w:val="24"/>
          </w:rPr>
          <w:t xml:space="preserve"> </w:t>
        </w:r>
      </w:ins>
      <w:r w:rsidRPr="00022B46">
        <w:rPr>
          <w:rFonts w:ascii="Times New Roman" w:hAnsi="Times New Roman" w:cs="Times New Roman"/>
          <w:sz w:val="24"/>
          <w:szCs w:val="24"/>
        </w:rPr>
        <w:t xml:space="preserve">with yield comparable to </w:t>
      </w:r>
      <w:del w:id="25" w:author="Rouf M Mian" w:date="2022-06-08T06:55:00Z">
        <w:r w:rsidRPr="00022B46" w:rsidDel="00022B46">
          <w:rPr>
            <w:rFonts w:ascii="Times New Roman" w:hAnsi="Times New Roman" w:cs="Times New Roman"/>
            <w:sz w:val="24"/>
            <w:szCs w:val="24"/>
          </w:rPr>
          <w:delText xml:space="preserve">existing </w:delText>
        </w:r>
      </w:del>
      <w:ins w:id="26" w:author="Rouf M Mian" w:date="2022-06-08T06:55:00Z">
        <w:r w:rsidR="00022B46">
          <w:rPr>
            <w:rFonts w:ascii="Times New Roman" w:hAnsi="Times New Roman" w:cs="Times New Roman"/>
            <w:sz w:val="24"/>
            <w:szCs w:val="24"/>
          </w:rPr>
          <w:t>elite</w:t>
        </w:r>
        <w:r w:rsidR="00022B46" w:rsidRPr="00022B46">
          <w:rPr>
            <w:rFonts w:ascii="Times New Roman" w:hAnsi="Times New Roman" w:cs="Times New Roman"/>
            <w:sz w:val="24"/>
            <w:szCs w:val="24"/>
          </w:rPr>
          <w:t xml:space="preserve"> </w:t>
        </w:r>
      </w:ins>
      <w:r w:rsidRPr="00022B46">
        <w:rPr>
          <w:rFonts w:ascii="Times New Roman" w:hAnsi="Times New Roman" w:cs="Times New Roman"/>
          <w:sz w:val="24"/>
          <w:szCs w:val="24"/>
        </w:rPr>
        <w:t>cultivars</w:t>
      </w:r>
      <w:ins w:id="27" w:author="Rouf M Mian" w:date="2022-06-08T06:58:00Z">
        <w:r w:rsidR="00305DA7">
          <w:rPr>
            <w:rFonts w:ascii="Times New Roman" w:hAnsi="Times New Roman" w:cs="Times New Roman"/>
            <w:sz w:val="24"/>
            <w:szCs w:val="24"/>
          </w:rPr>
          <w:t xml:space="preserve">. </w:t>
        </w:r>
      </w:ins>
      <w:del w:id="28" w:author="Rouf M Mian" w:date="2022-06-08T06:58:00Z">
        <w:r w:rsidRPr="00022B46" w:rsidDel="00305DA7">
          <w:rPr>
            <w:rFonts w:ascii="Times New Roman" w:hAnsi="Times New Roman" w:cs="Times New Roman"/>
            <w:sz w:val="24"/>
            <w:szCs w:val="24"/>
          </w:rPr>
          <w:delText xml:space="preserve">, and seed composition traits superior to existing cultivars. </w:delText>
        </w:r>
      </w:del>
      <w:ins w:id="29" w:author="Rouf M Mian" w:date="2022-06-08T06:58:00Z">
        <w:r w:rsidR="00305DA7">
          <w:rPr>
            <w:rFonts w:ascii="Times New Roman" w:hAnsi="Times New Roman" w:cs="Times New Roman"/>
            <w:sz w:val="24"/>
            <w:szCs w:val="24"/>
          </w:rPr>
          <w:t xml:space="preserve"> </w:t>
        </w:r>
      </w:ins>
      <w:r w:rsidRPr="00022B46">
        <w:rPr>
          <w:rFonts w:ascii="Times New Roman" w:hAnsi="Times New Roman" w:cs="Times New Roman"/>
          <w:sz w:val="24"/>
          <w:szCs w:val="24"/>
        </w:rPr>
        <w:t xml:space="preserve">The performance of these RILs were evaluated in multiple environments and several genotypes were identified with yield comparable to that of </w:t>
      </w:r>
      <w:del w:id="30" w:author="Rouf M Mian" w:date="2022-06-08T06:59:00Z">
        <w:r w:rsidRPr="00022B46" w:rsidDel="00305DA7">
          <w:rPr>
            <w:rFonts w:ascii="Times New Roman" w:hAnsi="Times New Roman" w:cs="Times New Roman"/>
            <w:sz w:val="24"/>
            <w:szCs w:val="24"/>
          </w:rPr>
          <w:delText xml:space="preserve">existing </w:delText>
        </w:r>
      </w:del>
      <w:r w:rsidRPr="00022B46">
        <w:rPr>
          <w:rFonts w:ascii="Times New Roman" w:hAnsi="Times New Roman" w:cs="Times New Roman"/>
          <w:sz w:val="24"/>
          <w:szCs w:val="24"/>
        </w:rPr>
        <w:t>high</w:t>
      </w:r>
      <w:ins w:id="31" w:author="Rouf M Mian" w:date="2022-06-08T06:59:00Z">
        <w:r w:rsidR="00305DA7">
          <w:rPr>
            <w:rFonts w:ascii="Times New Roman" w:hAnsi="Times New Roman" w:cs="Times New Roman"/>
            <w:sz w:val="24"/>
            <w:szCs w:val="24"/>
          </w:rPr>
          <w:t xml:space="preserve"> yielding check</w:t>
        </w:r>
      </w:ins>
      <w:del w:id="32" w:author="Rouf M Mian" w:date="2022-06-08T06:59:00Z">
        <w:r w:rsidRPr="00022B46" w:rsidDel="00305DA7">
          <w:rPr>
            <w:rFonts w:ascii="Times New Roman" w:hAnsi="Times New Roman" w:cs="Times New Roman"/>
            <w:sz w:val="24"/>
            <w:szCs w:val="24"/>
          </w:rPr>
          <w:delText>-performance</w:delText>
        </w:r>
      </w:del>
      <w:r w:rsidRPr="00022B46">
        <w:rPr>
          <w:rFonts w:ascii="Times New Roman" w:hAnsi="Times New Roman" w:cs="Times New Roman"/>
          <w:sz w:val="24"/>
          <w:szCs w:val="24"/>
        </w:rPr>
        <w:t xml:space="preserve"> cultivars with seed protein and</w:t>
      </w:r>
      <w:ins w:id="33" w:author="Rouf M Mian" w:date="2022-06-08T06:59:00Z">
        <w:r w:rsidR="00305DA7">
          <w:rPr>
            <w:rFonts w:ascii="Times New Roman" w:hAnsi="Times New Roman" w:cs="Times New Roman"/>
            <w:sz w:val="24"/>
            <w:szCs w:val="24"/>
          </w:rPr>
          <w:t>/</w:t>
        </w:r>
      </w:ins>
      <w:del w:id="34" w:author="Rouf M Mian" w:date="2022-06-08T06:59:00Z">
        <w:r w:rsidRPr="00022B46" w:rsidDel="00305DA7">
          <w:rPr>
            <w:rFonts w:ascii="Times New Roman" w:hAnsi="Times New Roman" w:cs="Times New Roman"/>
            <w:sz w:val="24"/>
            <w:szCs w:val="24"/>
          </w:rPr>
          <w:delText xml:space="preserve"> </w:delText>
        </w:r>
      </w:del>
      <w:r w:rsidRPr="00022B46">
        <w:rPr>
          <w:rFonts w:ascii="Times New Roman" w:hAnsi="Times New Roman" w:cs="Times New Roman"/>
          <w:sz w:val="24"/>
          <w:szCs w:val="24"/>
        </w:rPr>
        <w:t xml:space="preserve">or oil </w:t>
      </w:r>
      <w:del w:id="35" w:author="Rouf M Mian" w:date="2022-06-08T07:00:00Z">
        <w:r w:rsidRPr="00022B46" w:rsidDel="00305DA7">
          <w:rPr>
            <w:rFonts w:ascii="Times New Roman" w:hAnsi="Times New Roman" w:cs="Times New Roman"/>
            <w:sz w:val="24"/>
            <w:szCs w:val="24"/>
          </w:rPr>
          <w:delText xml:space="preserve">that is equal to or </w:delText>
        </w:r>
      </w:del>
      <w:r w:rsidRPr="00022B46">
        <w:rPr>
          <w:rFonts w:ascii="Times New Roman" w:hAnsi="Times New Roman" w:cs="Times New Roman"/>
          <w:sz w:val="24"/>
          <w:szCs w:val="24"/>
        </w:rPr>
        <w:t xml:space="preserve">superior to the </w:t>
      </w:r>
      <w:del w:id="36" w:author="Rouf M Mian" w:date="2022-06-08T07:00:00Z">
        <w:r w:rsidRPr="00022B46" w:rsidDel="00305DA7">
          <w:rPr>
            <w:rFonts w:ascii="Times New Roman" w:hAnsi="Times New Roman" w:cs="Times New Roman"/>
            <w:sz w:val="24"/>
            <w:szCs w:val="24"/>
          </w:rPr>
          <w:delText>high-performing cultivars</w:delText>
        </w:r>
      </w:del>
      <w:ins w:id="37" w:author="Rouf M Mian" w:date="2022-06-08T07:00:00Z">
        <w:r w:rsidR="00305DA7">
          <w:rPr>
            <w:rFonts w:ascii="Times New Roman" w:hAnsi="Times New Roman" w:cs="Times New Roman"/>
            <w:sz w:val="24"/>
            <w:szCs w:val="24"/>
          </w:rPr>
          <w:t>checks</w:t>
        </w:r>
      </w:ins>
      <w:r w:rsidRPr="00022B46">
        <w:rPr>
          <w:rFonts w:ascii="Times New Roman" w:hAnsi="Times New Roman" w:cs="Times New Roman"/>
          <w:sz w:val="24"/>
          <w:szCs w:val="24"/>
        </w:rPr>
        <w:t>. These genotypes will provide breeders with additional sources of germplasm for continuing efforts to improve seed composition traits</w:t>
      </w:r>
      <w:ins w:id="38" w:author="Rouf M Mian" w:date="2022-06-08T07:00:00Z">
        <w:r w:rsidR="00305DA7">
          <w:rPr>
            <w:rFonts w:ascii="Times New Roman" w:hAnsi="Times New Roman" w:cs="Times New Roman"/>
            <w:sz w:val="24"/>
            <w:szCs w:val="24"/>
          </w:rPr>
          <w:t xml:space="preserve"> without compromising seed yield</w:t>
        </w:r>
      </w:ins>
      <w:r w:rsidRPr="00022B46">
        <w:rPr>
          <w:rFonts w:ascii="Times New Roman" w:hAnsi="Times New Roman" w:cs="Times New Roman"/>
          <w:sz w:val="24"/>
          <w:szCs w:val="24"/>
        </w:rPr>
        <w:t xml:space="preserve">, and provide growers with </w:t>
      </w:r>
      <w:del w:id="39" w:author="Rouf M Mian" w:date="2022-06-08T07:01:00Z">
        <w:r w:rsidRPr="00022B46" w:rsidDel="00305DA7">
          <w:rPr>
            <w:rFonts w:ascii="Times New Roman" w:hAnsi="Times New Roman" w:cs="Times New Roman"/>
            <w:sz w:val="24"/>
            <w:szCs w:val="24"/>
          </w:rPr>
          <w:delText>valuable genotype options</w:delText>
        </w:r>
      </w:del>
      <w:ins w:id="40" w:author="Rouf M Mian" w:date="2022-06-08T07:01:00Z">
        <w:r w:rsidR="00305DA7">
          <w:rPr>
            <w:rFonts w:ascii="Times New Roman" w:hAnsi="Times New Roman" w:cs="Times New Roman"/>
            <w:sz w:val="24"/>
            <w:szCs w:val="24"/>
          </w:rPr>
          <w:t>more profitable varieties</w:t>
        </w:r>
      </w:ins>
      <w:r w:rsidRPr="00022B46">
        <w:rPr>
          <w:rFonts w:ascii="Times New Roman" w:hAnsi="Times New Roman" w:cs="Times New Roman"/>
          <w:sz w:val="24"/>
          <w:szCs w:val="24"/>
        </w:rPr>
        <w:t>.</w:t>
      </w:r>
    </w:p>
    <w:p w14:paraId="507EF59D" w14:textId="77777777" w:rsidR="0050139C" w:rsidRPr="00022B46" w:rsidRDefault="00CD5AF0">
      <w:pPr>
        <w:pStyle w:val="Heading1"/>
        <w:rPr>
          <w:rFonts w:ascii="Times New Roman" w:hAnsi="Times New Roman" w:cs="Times New Roman"/>
          <w:sz w:val="24"/>
          <w:szCs w:val="24"/>
        </w:rPr>
      </w:pPr>
      <w:bookmarkStart w:id="41" w:name="introduction"/>
      <w:r w:rsidRPr="00022B46">
        <w:rPr>
          <w:rFonts w:ascii="Times New Roman" w:hAnsi="Times New Roman" w:cs="Times New Roman"/>
          <w:sz w:val="24"/>
          <w:szCs w:val="24"/>
        </w:rPr>
        <w:t>Introduction</w:t>
      </w:r>
    </w:p>
    <w:p w14:paraId="31A165FF" w14:textId="50A44697" w:rsidR="0050139C" w:rsidRPr="00022B46" w:rsidRDefault="00CD5AF0">
      <w:pPr>
        <w:pStyle w:val="FirstParagraph"/>
        <w:rPr>
          <w:rFonts w:ascii="Times New Roman" w:hAnsi="Times New Roman" w:cs="Times New Roman"/>
        </w:rPr>
      </w:pPr>
      <w:r w:rsidRPr="00022B46">
        <w:rPr>
          <w:rFonts w:ascii="Times New Roman" w:hAnsi="Times New Roman" w:cs="Times New Roman"/>
        </w:rPr>
        <w:t xml:space="preserve">Seed yield, oil, and protein are all valuable traits in a soybean variety, however breeding lines which have both high yield and </w:t>
      </w:r>
      <w:ins w:id="42" w:author="Rouf M Mian" w:date="2022-06-08T09:45:00Z">
        <w:r w:rsidR="00FF4803">
          <w:rPr>
            <w:rFonts w:ascii="Times New Roman" w:hAnsi="Times New Roman" w:cs="Times New Roman"/>
          </w:rPr>
          <w:t xml:space="preserve">high </w:t>
        </w:r>
      </w:ins>
      <w:r w:rsidRPr="00022B46">
        <w:rPr>
          <w:rFonts w:ascii="Times New Roman" w:hAnsi="Times New Roman" w:cs="Times New Roman"/>
        </w:rPr>
        <w:t>protein has been difficult to develop due to the negative correlation between the two traits</w:t>
      </w:r>
      <w:ins w:id="43" w:author="Rouf M Mian" w:date="2022-06-08T09:45:00Z">
        <w:r w:rsidR="00FF4803">
          <w:rPr>
            <w:rFonts w:ascii="Times New Roman" w:hAnsi="Times New Roman" w:cs="Times New Roman"/>
          </w:rPr>
          <w:t xml:space="preserve"> </w:t>
        </w:r>
      </w:ins>
      <w:r w:rsidRPr="00022B46">
        <w:rPr>
          <w:rFonts w:ascii="Times New Roman" w:hAnsi="Times New Roman" w:cs="Times New Roman"/>
        </w:rPr>
        <w:t xml:space="preserve">(Burton 1987; Chaudhary et al. 2015; Hartwig and Hinson 1972). While considerable efforts have been made to identify loci which control these seed quality traits so that MAS breeding strategies can be utilized for their improvement, to date the applications of such markers have been few. This is largely due to the lack of markers which are uniquely associated with one trait, and are also stable across genetic and environmental backgrounds. While there is still reason to continue this genetic research, it is important that breeders take every opportunity to identify lines with both high yield, and </w:t>
      </w:r>
      <w:ins w:id="44" w:author="Rouf M Mian" w:date="2022-06-08T10:14:00Z">
        <w:r w:rsidR="008317A3">
          <w:rPr>
            <w:rFonts w:ascii="Times New Roman" w:hAnsi="Times New Roman" w:cs="Times New Roman"/>
          </w:rPr>
          <w:t xml:space="preserve">desirable </w:t>
        </w:r>
      </w:ins>
      <w:r w:rsidRPr="00022B46">
        <w:rPr>
          <w:rFonts w:ascii="Times New Roman" w:hAnsi="Times New Roman" w:cs="Times New Roman"/>
        </w:rPr>
        <w:t xml:space="preserve">seed composition traits like oil and protein content so that new </w:t>
      </w:r>
      <w:ins w:id="45" w:author="Rouf M Mian" w:date="2022-06-08T10:15:00Z">
        <w:r w:rsidR="008317A3">
          <w:rPr>
            <w:rFonts w:ascii="Times New Roman" w:hAnsi="Times New Roman" w:cs="Times New Roman"/>
          </w:rPr>
          <w:t>value</w:t>
        </w:r>
      </w:ins>
      <w:ins w:id="46" w:author="Rouf M Mian" w:date="2022-06-21T11:35:00Z">
        <w:r w:rsidR="00615328">
          <w:rPr>
            <w:rFonts w:ascii="Times New Roman" w:hAnsi="Times New Roman" w:cs="Times New Roman"/>
          </w:rPr>
          <w:t>-</w:t>
        </w:r>
      </w:ins>
      <w:ins w:id="47" w:author="Rouf M Mian" w:date="2022-06-08T10:15:00Z">
        <w:r w:rsidR="008317A3">
          <w:rPr>
            <w:rFonts w:ascii="Times New Roman" w:hAnsi="Times New Roman" w:cs="Times New Roman"/>
          </w:rPr>
          <w:t xml:space="preserve">added </w:t>
        </w:r>
      </w:ins>
      <w:r w:rsidRPr="00022B46">
        <w:rPr>
          <w:rFonts w:ascii="Times New Roman" w:hAnsi="Times New Roman" w:cs="Times New Roman"/>
        </w:rPr>
        <w:t xml:space="preserve">varieties can be </w:t>
      </w:r>
      <w:del w:id="48" w:author="Rouf M Mian" w:date="2022-06-08T10:15:00Z">
        <w:r w:rsidRPr="00022B46" w:rsidDel="008317A3">
          <w:rPr>
            <w:rFonts w:ascii="Times New Roman" w:hAnsi="Times New Roman" w:cs="Times New Roman"/>
          </w:rPr>
          <w:delText>released</w:delText>
        </w:r>
      </w:del>
      <w:ins w:id="49" w:author="Rouf M Mian" w:date="2022-06-08T10:15:00Z">
        <w:r w:rsidR="008317A3">
          <w:rPr>
            <w:rFonts w:ascii="Times New Roman" w:hAnsi="Times New Roman" w:cs="Times New Roman"/>
          </w:rPr>
          <w:t>more profitable</w:t>
        </w:r>
      </w:ins>
      <w:r w:rsidRPr="00022B46">
        <w:rPr>
          <w:rFonts w:ascii="Times New Roman" w:hAnsi="Times New Roman" w:cs="Times New Roman"/>
        </w:rPr>
        <w:t>.</w:t>
      </w:r>
    </w:p>
    <w:p w14:paraId="17D2B8F0" w14:textId="4DD29FA1" w:rsidR="0050139C" w:rsidRPr="00022B46" w:rsidRDefault="00CD5AF0">
      <w:pPr>
        <w:pStyle w:val="BodyText"/>
        <w:rPr>
          <w:rFonts w:ascii="Times New Roman" w:hAnsi="Times New Roman" w:cs="Times New Roman"/>
        </w:rPr>
      </w:pPr>
      <w:r w:rsidRPr="00022B46">
        <w:rPr>
          <w:rFonts w:ascii="Times New Roman" w:hAnsi="Times New Roman" w:cs="Times New Roman"/>
        </w:rPr>
        <w:t>Soybean lines typically contain about 20% oil and 40% protein content on a dry weight basis</w:t>
      </w:r>
      <w:ins w:id="50" w:author="Rouf M Mian" w:date="2022-06-08T10:15:00Z">
        <w:r w:rsidR="008317A3">
          <w:rPr>
            <w:rFonts w:ascii="Times New Roman" w:hAnsi="Times New Roman" w:cs="Times New Roman"/>
          </w:rPr>
          <w:t xml:space="preserve"> </w:t>
        </w:r>
      </w:ins>
      <w:r w:rsidRPr="00022B46">
        <w:rPr>
          <w:rFonts w:ascii="Times New Roman" w:hAnsi="Times New Roman" w:cs="Times New Roman"/>
        </w:rPr>
        <w:t xml:space="preserve">(Patil et al. 2017). The market for soybean meal requires 47.5% protein content in the meal, which corresponds to approximately 41.5% protein content </w:t>
      </w:r>
      <w:ins w:id="51" w:author="Rouf M Mian" w:date="2022-06-21T11:36:00Z">
        <w:r w:rsidR="00615328">
          <w:rPr>
            <w:rFonts w:ascii="Times New Roman" w:hAnsi="Times New Roman" w:cs="Times New Roman"/>
          </w:rPr>
          <w:t>with 21</w:t>
        </w:r>
      </w:ins>
      <w:ins w:id="52" w:author="Rouf M Mian" w:date="2022-06-21T11:37:00Z">
        <w:r w:rsidR="00615328">
          <w:rPr>
            <w:rFonts w:ascii="Times New Roman" w:hAnsi="Times New Roman" w:cs="Times New Roman"/>
          </w:rPr>
          <w:t>%</w:t>
        </w:r>
      </w:ins>
      <w:ins w:id="53" w:author="Rouf M Mian" w:date="2022-06-21T11:36:00Z">
        <w:r w:rsidR="00615328">
          <w:rPr>
            <w:rFonts w:ascii="Times New Roman" w:hAnsi="Times New Roman" w:cs="Times New Roman"/>
          </w:rPr>
          <w:t xml:space="preserve"> oil</w:t>
        </w:r>
      </w:ins>
      <w:ins w:id="54" w:author="Rouf M Mian" w:date="2022-06-21T11:37:00Z">
        <w:r w:rsidR="00615328">
          <w:rPr>
            <w:rFonts w:ascii="Times New Roman" w:hAnsi="Times New Roman" w:cs="Times New Roman"/>
          </w:rPr>
          <w:t>,</w:t>
        </w:r>
      </w:ins>
      <w:ins w:id="55" w:author="Rouf M Mian" w:date="2022-06-21T11:36:00Z">
        <w:r w:rsidR="00615328">
          <w:rPr>
            <w:rFonts w:ascii="Times New Roman" w:hAnsi="Times New Roman" w:cs="Times New Roman"/>
          </w:rPr>
          <w:t xml:space="preserve"> </w:t>
        </w:r>
      </w:ins>
      <w:r w:rsidRPr="00022B46">
        <w:rPr>
          <w:rFonts w:ascii="Times New Roman" w:hAnsi="Times New Roman" w:cs="Times New Roman"/>
        </w:rPr>
        <w:t>on a dry weight basis</w:t>
      </w:r>
      <w:ins w:id="56" w:author="Rouf M Mian" w:date="2022-06-08T10:15:00Z">
        <w:r w:rsidR="008317A3">
          <w:rPr>
            <w:rFonts w:ascii="Times New Roman" w:hAnsi="Times New Roman" w:cs="Times New Roman"/>
          </w:rPr>
          <w:t xml:space="preserve"> </w:t>
        </w:r>
      </w:ins>
      <w:r w:rsidRPr="00022B46">
        <w:rPr>
          <w:rFonts w:ascii="Times New Roman" w:hAnsi="Times New Roman" w:cs="Times New Roman"/>
        </w:rPr>
        <w:t>(Patil et al. 2017). Oil and protein content are two of the most important seed composition traits in soybean</w:t>
      </w:r>
      <w:ins w:id="57" w:author="Rouf M Mian" w:date="2022-06-08T10:16:00Z">
        <w:r w:rsidR="008317A3">
          <w:rPr>
            <w:rFonts w:ascii="Times New Roman" w:hAnsi="Times New Roman" w:cs="Times New Roman"/>
          </w:rPr>
          <w:t>,</w:t>
        </w:r>
      </w:ins>
      <w:r w:rsidRPr="00022B46">
        <w:rPr>
          <w:rFonts w:ascii="Times New Roman" w:hAnsi="Times New Roman" w:cs="Times New Roman"/>
        </w:rPr>
        <w:t xml:space="preserve"> so if one is decreased, the other should be correspondingly increased</w:t>
      </w:r>
      <w:del w:id="58" w:author="Rouf M Mian" w:date="2022-06-08T10:16:00Z">
        <w:r w:rsidRPr="00022B46" w:rsidDel="008317A3">
          <w:rPr>
            <w:rFonts w:ascii="Times New Roman" w:hAnsi="Times New Roman" w:cs="Times New Roman"/>
          </w:rPr>
          <w:delText xml:space="preserve"> to account for the loss in value</w:delText>
        </w:r>
      </w:del>
      <w:r w:rsidRPr="00022B46">
        <w:rPr>
          <w:rFonts w:ascii="Times New Roman" w:hAnsi="Times New Roman" w:cs="Times New Roman"/>
        </w:rPr>
        <w:t>. The inverse correlation between protein and oil contents is well known and is suspected to be due at least partially to the action of pleiotropic genes and competing metabolic pathways which control the expression of each trait</w:t>
      </w:r>
      <w:ins w:id="59" w:author="Rouf M Mian" w:date="2022-06-08T10:17:00Z">
        <w:r w:rsidR="008317A3">
          <w:rPr>
            <w:rFonts w:ascii="Times New Roman" w:hAnsi="Times New Roman" w:cs="Times New Roman"/>
          </w:rPr>
          <w:t xml:space="preserve"> </w:t>
        </w:r>
      </w:ins>
      <w:r w:rsidRPr="00022B46">
        <w:rPr>
          <w:rFonts w:ascii="Times New Roman" w:hAnsi="Times New Roman" w:cs="Times New Roman"/>
        </w:rPr>
        <w:t>(Gupta et al. 2017).</w:t>
      </w:r>
    </w:p>
    <w:p w14:paraId="0A0D85BD" w14:textId="2E9FBA1D" w:rsidR="0050139C" w:rsidRPr="00022B46" w:rsidRDefault="00CD5AF0">
      <w:pPr>
        <w:pStyle w:val="BodyText"/>
        <w:rPr>
          <w:rFonts w:ascii="Times New Roman" w:hAnsi="Times New Roman" w:cs="Times New Roman"/>
        </w:rPr>
      </w:pPr>
      <w:r w:rsidRPr="00022B46">
        <w:rPr>
          <w:rFonts w:ascii="Times New Roman" w:hAnsi="Times New Roman" w:cs="Times New Roman"/>
        </w:rPr>
        <w:t xml:space="preserve">Despite the difficulty in simultaneously breeding for all three of these traits, </w:t>
      </w:r>
      <w:del w:id="60" w:author="Rouf M Mian" w:date="2022-06-09T06:54:00Z">
        <w:r w:rsidRPr="00022B46" w:rsidDel="00F9310C">
          <w:rPr>
            <w:rFonts w:ascii="Times New Roman" w:hAnsi="Times New Roman" w:cs="Times New Roman"/>
          </w:rPr>
          <w:delText xml:space="preserve">releases of </w:delText>
        </w:r>
      </w:del>
      <w:r w:rsidRPr="00022B46">
        <w:rPr>
          <w:rFonts w:ascii="Times New Roman" w:hAnsi="Times New Roman" w:cs="Times New Roman"/>
        </w:rPr>
        <w:t xml:space="preserve">varieties with elevated protein contents </w:t>
      </w:r>
      <w:del w:id="61" w:author="Rouf M Mian" w:date="2022-06-08T10:18:00Z">
        <w:r w:rsidRPr="00022B46" w:rsidDel="008317A3">
          <w:rPr>
            <w:rFonts w:ascii="Times New Roman" w:hAnsi="Times New Roman" w:cs="Times New Roman"/>
          </w:rPr>
          <w:delText xml:space="preserve">and only moderately reduced </w:delText>
        </w:r>
      </w:del>
      <w:ins w:id="62" w:author="Rouf M Mian" w:date="2022-06-09T06:53:00Z">
        <w:r w:rsidR="00F9310C">
          <w:rPr>
            <w:rFonts w:ascii="Times New Roman" w:hAnsi="Times New Roman" w:cs="Times New Roman"/>
          </w:rPr>
          <w:t xml:space="preserve">with little or no </w:t>
        </w:r>
      </w:ins>
      <w:r w:rsidRPr="00022B46">
        <w:rPr>
          <w:rFonts w:ascii="Times New Roman" w:hAnsi="Times New Roman" w:cs="Times New Roman"/>
        </w:rPr>
        <w:t xml:space="preserve">yield </w:t>
      </w:r>
      <w:ins w:id="63" w:author="Rouf M Mian" w:date="2022-06-09T06:54:00Z">
        <w:r w:rsidR="00F9310C">
          <w:rPr>
            <w:rFonts w:ascii="Times New Roman" w:hAnsi="Times New Roman" w:cs="Times New Roman"/>
          </w:rPr>
          <w:t xml:space="preserve">reduction </w:t>
        </w:r>
      </w:ins>
      <w:r w:rsidRPr="00022B46">
        <w:rPr>
          <w:rFonts w:ascii="Times New Roman" w:hAnsi="Times New Roman" w:cs="Times New Roman"/>
        </w:rPr>
        <w:t>has</w:t>
      </w:r>
      <w:ins w:id="64" w:author="Rouf M Mian" w:date="2022-06-09T06:55:00Z">
        <w:r w:rsidR="00F9310C">
          <w:rPr>
            <w:rFonts w:ascii="Times New Roman" w:hAnsi="Times New Roman" w:cs="Times New Roman"/>
          </w:rPr>
          <w:t xml:space="preserve"> been released by public sector breeders</w:t>
        </w:r>
      </w:ins>
      <w:del w:id="65" w:author="Rouf M Mian" w:date="2022-06-09T06:54:00Z">
        <w:r w:rsidRPr="00022B46" w:rsidDel="00F9310C">
          <w:rPr>
            <w:rFonts w:ascii="Times New Roman" w:hAnsi="Times New Roman" w:cs="Times New Roman"/>
          </w:rPr>
          <w:delText xml:space="preserve"> shown that it is not impossible</w:delText>
        </w:r>
      </w:del>
      <w:r w:rsidRPr="00022B46">
        <w:rPr>
          <w:rFonts w:ascii="Times New Roman" w:hAnsi="Times New Roman" w:cs="Times New Roman"/>
        </w:rPr>
        <w:t xml:space="preserve">. The high protein </w:t>
      </w:r>
      <w:r w:rsidRPr="00022B46">
        <w:rPr>
          <w:rFonts w:ascii="Times New Roman" w:hAnsi="Times New Roman" w:cs="Times New Roman"/>
        </w:rPr>
        <w:lastRenderedPageBreak/>
        <w:t xml:space="preserve">germplasm lines R05-1415 and R05-1772 were released recently </w:t>
      </w:r>
      <w:del w:id="66" w:author="Rouf M Mian" w:date="2022-06-09T06:55:00Z">
        <w:r w:rsidRPr="00022B46" w:rsidDel="00F9310C">
          <w:rPr>
            <w:rFonts w:ascii="Times New Roman" w:hAnsi="Times New Roman" w:cs="Times New Roman"/>
          </w:rPr>
          <w:delText xml:space="preserve">and </w:delText>
        </w:r>
      </w:del>
      <w:ins w:id="67" w:author="Rouf M Mian" w:date="2022-06-09T06:55:00Z">
        <w:r w:rsidR="00F9310C">
          <w:rPr>
            <w:rFonts w:ascii="Times New Roman" w:hAnsi="Times New Roman" w:cs="Times New Roman"/>
          </w:rPr>
          <w:t>that</w:t>
        </w:r>
        <w:r w:rsidR="00F9310C" w:rsidRPr="00022B46">
          <w:rPr>
            <w:rFonts w:ascii="Times New Roman" w:hAnsi="Times New Roman" w:cs="Times New Roman"/>
          </w:rPr>
          <w:t xml:space="preserve"> </w:t>
        </w:r>
      </w:ins>
      <w:r w:rsidRPr="00022B46">
        <w:rPr>
          <w:rFonts w:ascii="Times New Roman" w:hAnsi="Times New Roman" w:cs="Times New Roman"/>
        </w:rPr>
        <w:t xml:space="preserve">contain 46.9% and 46.1% protein content with </w:t>
      </w:r>
      <w:del w:id="68" w:author="Rouf M Mian" w:date="2022-06-09T06:56:00Z">
        <w:r w:rsidRPr="00022B46" w:rsidDel="00F9310C">
          <w:rPr>
            <w:rFonts w:ascii="Times New Roman" w:hAnsi="Times New Roman" w:cs="Times New Roman"/>
          </w:rPr>
          <w:delText xml:space="preserve">while still producing yields </w:delText>
        </w:r>
      </w:del>
      <w:r w:rsidRPr="00022B46">
        <w:rPr>
          <w:rFonts w:ascii="Times New Roman" w:hAnsi="Times New Roman" w:cs="Times New Roman"/>
        </w:rPr>
        <w:t xml:space="preserve">94% and 91% </w:t>
      </w:r>
      <w:ins w:id="69" w:author="Rouf M Mian" w:date="2022-06-09T06:57:00Z">
        <w:r w:rsidR="00F9310C">
          <w:rPr>
            <w:rFonts w:ascii="Times New Roman" w:hAnsi="Times New Roman" w:cs="Times New Roman"/>
          </w:rPr>
          <w:t xml:space="preserve">yield, respectively, </w:t>
        </w:r>
      </w:ins>
      <w:del w:id="70" w:author="Rouf M Mian" w:date="2022-06-09T06:57:00Z">
        <w:r w:rsidRPr="00022B46" w:rsidDel="00F9310C">
          <w:rPr>
            <w:rFonts w:ascii="Times New Roman" w:hAnsi="Times New Roman" w:cs="Times New Roman"/>
          </w:rPr>
          <w:delText xml:space="preserve">of that of </w:delText>
        </w:r>
      </w:del>
      <w:ins w:id="71" w:author="Rouf M Mian" w:date="2022-06-09T06:57:00Z">
        <w:r w:rsidR="00F9310C">
          <w:rPr>
            <w:rFonts w:ascii="Times New Roman" w:hAnsi="Times New Roman" w:cs="Times New Roman"/>
          </w:rPr>
          <w:t xml:space="preserve">of </w:t>
        </w:r>
      </w:ins>
      <w:r w:rsidRPr="00022B46">
        <w:rPr>
          <w:rFonts w:ascii="Times New Roman" w:hAnsi="Times New Roman" w:cs="Times New Roman"/>
        </w:rPr>
        <w:t xml:space="preserve">the high yielding </w:t>
      </w:r>
      <w:del w:id="72" w:author="Rouf M Mian" w:date="2022-06-08T10:19:00Z">
        <w:r w:rsidRPr="00022B46" w:rsidDel="008317A3">
          <w:rPr>
            <w:rFonts w:ascii="Times New Roman" w:hAnsi="Times New Roman" w:cs="Times New Roman"/>
          </w:rPr>
          <w:delText>5002T</w:delText>
        </w:r>
      </w:del>
      <w:r w:rsidRPr="00022B46">
        <w:rPr>
          <w:rFonts w:ascii="Times New Roman" w:hAnsi="Times New Roman" w:cs="Times New Roman"/>
        </w:rPr>
        <w:t xml:space="preserve"> cultivar</w:t>
      </w:r>
      <w:ins w:id="73" w:author="Rouf M Mian" w:date="2022-06-08T10:18:00Z">
        <w:r w:rsidR="008317A3">
          <w:rPr>
            <w:rFonts w:ascii="Times New Roman" w:hAnsi="Times New Roman" w:cs="Times New Roman"/>
          </w:rPr>
          <w:t xml:space="preserve"> </w:t>
        </w:r>
      </w:ins>
      <w:ins w:id="74" w:author="Rouf M Mian" w:date="2022-06-08T10:19:00Z">
        <w:r w:rsidR="008317A3" w:rsidRPr="00022B46">
          <w:rPr>
            <w:rFonts w:ascii="Times New Roman" w:hAnsi="Times New Roman" w:cs="Times New Roman"/>
          </w:rPr>
          <w:t xml:space="preserve">5002T </w:t>
        </w:r>
      </w:ins>
      <w:r w:rsidRPr="00022B46">
        <w:rPr>
          <w:rFonts w:ascii="Times New Roman" w:hAnsi="Times New Roman" w:cs="Times New Roman"/>
        </w:rPr>
        <w:t xml:space="preserve">(Chen et al. 2011). </w:t>
      </w:r>
      <w:del w:id="75" w:author="Rouf M Mian" w:date="2022-06-09T06:58:00Z">
        <w:r w:rsidRPr="00022B46" w:rsidDel="00F9310C">
          <w:rPr>
            <w:rFonts w:ascii="Times New Roman" w:hAnsi="Times New Roman" w:cs="Times New Roman"/>
          </w:rPr>
          <w:delText xml:space="preserve">Lines </w:delText>
        </w:r>
      </w:del>
      <w:ins w:id="76" w:author="Rouf M Mian" w:date="2022-06-09T06:58:00Z">
        <w:r w:rsidR="00F9310C">
          <w:rPr>
            <w:rFonts w:ascii="Times New Roman" w:hAnsi="Times New Roman" w:cs="Times New Roman"/>
          </w:rPr>
          <w:t>Cultivars</w:t>
        </w:r>
        <w:r w:rsidR="00F9310C" w:rsidRPr="00022B46">
          <w:rPr>
            <w:rFonts w:ascii="Times New Roman" w:hAnsi="Times New Roman" w:cs="Times New Roman"/>
          </w:rPr>
          <w:t xml:space="preserve"> </w:t>
        </w:r>
      </w:ins>
      <w:r w:rsidRPr="00022B46">
        <w:rPr>
          <w:rFonts w:ascii="Times New Roman" w:hAnsi="Times New Roman" w:cs="Times New Roman"/>
        </w:rPr>
        <w:t xml:space="preserve">TN03-350 and TN04-5321 contain 43.9% and 43.1% protein </w:t>
      </w:r>
      <w:del w:id="77" w:author="Rouf M Mian" w:date="2022-06-09T06:58:00Z">
        <w:r w:rsidRPr="00022B46" w:rsidDel="00F9310C">
          <w:rPr>
            <w:rFonts w:ascii="Times New Roman" w:hAnsi="Times New Roman" w:cs="Times New Roman"/>
          </w:rPr>
          <w:delText xml:space="preserve">content </w:delText>
        </w:r>
      </w:del>
      <w:r w:rsidRPr="00022B46">
        <w:rPr>
          <w:rFonts w:ascii="Times New Roman" w:hAnsi="Times New Roman" w:cs="Times New Roman"/>
        </w:rPr>
        <w:t xml:space="preserve">while having superior or comparable </w:t>
      </w:r>
      <w:del w:id="78" w:author="Rouf M Mian" w:date="2022-06-09T06:59:00Z">
        <w:r w:rsidRPr="00022B46" w:rsidDel="00F9310C">
          <w:rPr>
            <w:rFonts w:ascii="Times New Roman" w:hAnsi="Times New Roman" w:cs="Times New Roman"/>
          </w:rPr>
          <w:delText xml:space="preserve">performance to </w:delText>
        </w:r>
      </w:del>
      <w:r w:rsidRPr="00022B46">
        <w:rPr>
          <w:rFonts w:ascii="Times New Roman" w:hAnsi="Times New Roman" w:cs="Times New Roman"/>
        </w:rPr>
        <w:t>yield</w:t>
      </w:r>
      <w:ins w:id="79" w:author="Rouf M Mian" w:date="2022-06-09T06:59:00Z">
        <w:r w:rsidR="00F9310C">
          <w:rPr>
            <w:rFonts w:ascii="Times New Roman" w:hAnsi="Times New Roman" w:cs="Times New Roman"/>
          </w:rPr>
          <w:t>s with</w:t>
        </w:r>
      </w:ins>
      <w:r w:rsidRPr="00022B46">
        <w:rPr>
          <w:rFonts w:ascii="Times New Roman" w:hAnsi="Times New Roman" w:cs="Times New Roman"/>
        </w:rPr>
        <w:t xml:space="preserve"> checks</w:t>
      </w:r>
      <w:ins w:id="80" w:author="Rouf M Mian" w:date="2022-06-09T06:59:00Z">
        <w:r w:rsidR="00F9310C">
          <w:rPr>
            <w:rFonts w:ascii="Times New Roman" w:hAnsi="Times New Roman" w:cs="Times New Roman"/>
          </w:rPr>
          <w:t xml:space="preserve"> cultivars</w:t>
        </w:r>
      </w:ins>
      <w:ins w:id="81" w:author="Rouf M Mian" w:date="2022-06-08T10:18:00Z">
        <w:r w:rsidR="008317A3">
          <w:rPr>
            <w:rFonts w:ascii="Times New Roman" w:hAnsi="Times New Roman" w:cs="Times New Roman"/>
          </w:rPr>
          <w:t xml:space="preserve"> </w:t>
        </w:r>
      </w:ins>
      <w:r w:rsidRPr="00022B46">
        <w:rPr>
          <w:rFonts w:ascii="Times New Roman" w:hAnsi="Times New Roman" w:cs="Times New Roman"/>
        </w:rPr>
        <w:t>(</w:t>
      </w:r>
      <w:proofErr w:type="spellStart"/>
      <w:r w:rsidRPr="00022B46">
        <w:rPr>
          <w:rFonts w:ascii="Times New Roman" w:hAnsi="Times New Roman" w:cs="Times New Roman"/>
        </w:rPr>
        <w:t>Panthee</w:t>
      </w:r>
      <w:proofErr w:type="spellEnd"/>
      <w:r w:rsidRPr="00022B46">
        <w:rPr>
          <w:rFonts w:ascii="Times New Roman" w:hAnsi="Times New Roman" w:cs="Times New Roman"/>
        </w:rPr>
        <w:t xml:space="preserve"> and Pantalone 2006). </w:t>
      </w:r>
      <w:del w:id="82" w:author="Rouf M Mian" w:date="2022-06-08T10:22:00Z">
        <w:r w:rsidRPr="00022B46" w:rsidDel="0090153A">
          <w:rPr>
            <w:rFonts w:ascii="Times New Roman" w:hAnsi="Times New Roman" w:cs="Times New Roman"/>
          </w:rPr>
          <w:delText xml:space="preserve">The Prolina cultivar has a protein content of 46.1% with a yield only 13% reduced from the Centennial check(Burton, WILSON, and others 1999). </w:delText>
        </w:r>
      </w:del>
      <w:r w:rsidRPr="00022B46">
        <w:rPr>
          <w:rFonts w:ascii="Times New Roman" w:hAnsi="Times New Roman" w:cs="Times New Roman"/>
        </w:rPr>
        <w:t xml:space="preserve">The Highpro1 cultivar was released in 2016 and has a yield which is greater than or equal to </w:t>
      </w:r>
      <w:del w:id="83" w:author="Rouf M Mian" w:date="2022-06-09T07:05:00Z">
        <w:r w:rsidRPr="00022B46" w:rsidDel="001D02C0">
          <w:rPr>
            <w:rFonts w:ascii="Times New Roman" w:hAnsi="Times New Roman" w:cs="Times New Roman"/>
          </w:rPr>
          <w:delText xml:space="preserve">97% of </w:delText>
        </w:r>
      </w:del>
      <w:r w:rsidRPr="00022B46">
        <w:rPr>
          <w:rFonts w:ascii="Times New Roman" w:hAnsi="Times New Roman" w:cs="Times New Roman"/>
        </w:rPr>
        <w:t xml:space="preserve">that of the </w:t>
      </w:r>
      <w:del w:id="84" w:author="Rouf M Mian" w:date="2022-06-09T07:06:00Z">
        <w:r w:rsidRPr="00022B46" w:rsidDel="001D02C0">
          <w:rPr>
            <w:rFonts w:ascii="Times New Roman" w:hAnsi="Times New Roman" w:cs="Times New Roman"/>
          </w:rPr>
          <w:delText xml:space="preserve">highest yielding </w:delText>
        </w:r>
      </w:del>
      <w:r w:rsidRPr="00022B46">
        <w:rPr>
          <w:rFonts w:ascii="Times New Roman" w:hAnsi="Times New Roman" w:cs="Times New Roman"/>
        </w:rPr>
        <w:t>check cultivar</w:t>
      </w:r>
      <w:ins w:id="85" w:author="Rouf M Mian" w:date="2022-06-09T07:06:00Z">
        <w:r w:rsidR="001D02C0">
          <w:rPr>
            <w:rFonts w:ascii="Times New Roman" w:hAnsi="Times New Roman" w:cs="Times New Roman"/>
          </w:rPr>
          <w:t>s</w:t>
        </w:r>
      </w:ins>
      <w:r w:rsidRPr="00022B46">
        <w:rPr>
          <w:rFonts w:ascii="Times New Roman" w:hAnsi="Times New Roman" w:cs="Times New Roman"/>
        </w:rPr>
        <w:t xml:space="preserve">, </w:t>
      </w:r>
      <w:ins w:id="86" w:author="Rouf M Mian" w:date="2022-06-09T07:07:00Z">
        <w:r w:rsidR="001D02C0">
          <w:rPr>
            <w:rFonts w:ascii="Times New Roman" w:hAnsi="Times New Roman" w:cs="Times New Roman"/>
          </w:rPr>
          <w:t xml:space="preserve">while its protein content was </w:t>
        </w:r>
      </w:ins>
      <w:ins w:id="87" w:author="Rouf M Mian" w:date="2022-06-09T07:08:00Z">
        <w:r w:rsidR="001D02C0">
          <w:rPr>
            <w:rFonts w:ascii="Times New Roman" w:hAnsi="Times New Roman" w:cs="Times New Roman"/>
          </w:rPr>
          <w:t xml:space="preserve">5-6% higher than the checks </w:t>
        </w:r>
      </w:ins>
      <w:del w:id="88" w:author="Rouf M Mian" w:date="2022-06-09T07:06:00Z">
        <w:r w:rsidRPr="00022B46" w:rsidDel="001D02C0">
          <w:rPr>
            <w:rFonts w:ascii="Times New Roman" w:hAnsi="Times New Roman" w:cs="Times New Roman"/>
          </w:rPr>
          <w:delText>IA3023 with a protein content of 40.1%</w:delText>
        </w:r>
      </w:del>
      <w:r w:rsidRPr="00022B46">
        <w:rPr>
          <w:rFonts w:ascii="Times New Roman" w:hAnsi="Times New Roman" w:cs="Times New Roman"/>
        </w:rPr>
        <w:t xml:space="preserve">(Mian et al. 2017). </w:t>
      </w:r>
      <w:ins w:id="89" w:author="Rouf M Mian" w:date="2022-06-09T07:19:00Z">
        <w:r w:rsidR="00FF37A2">
          <w:rPr>
            <w:rFonts w:ascii="Times New Roman" w:hAnsi="Times New Roman" w:cs="Times New Roman"/>
          </w:rPr>
          <w:t>R</w:t>
        </w:r>
      </w:ins>
      <w:ins w:id="90" w:author="Rouf M Mian" w:date="2022-06-09T07:09:00Z">
        <w:r w:rsidR="001D02C0">
          <w:rPr>
            <w:rFonts w:ascii="Times New Roman" w:hAnsi="Times New Roman" w:cs="Times New Roman"/>
          </w:rPr>
          <w:t>ecent</w:t>
        </w:r>
      </w:ins>
      <w:ins w:id="91" w:author="Rouf M Mian" w:date="2022-06-09T07:14:00Z">
        <w:r w:rsidR="001D02C0">
          <w:rPr>
            <w:rFonts w:ascii="Times New Roman" w:hAnsi="Times New Roman" w:cs="Times New Roman"/>
          </w:rPr>
          <w:t>ly released ge</w:t>
        </w:r>
        <w:r w:rsidR="00FF37A2">
          <w:rPr>
            <w:rFonts w:ascii="Times New Roman" w:hAnsi="Times New Roman" w:cs="Times New Roman"/>
          </w:rPr>
          <w:t>rmpla</w:t>
        </w:r>
      </w:ins>
      <w:ins w:id="92" w:author="Rouf M Mian" w:date="2022-06-09T07:15:00Z">
        <w:r w:rsidR="00FF37A2">
          <w:rPr>
            <w:rFonts w:ascii="Times New Roman" w:hAnsi="Times New Roman" w:cs="Times New Roman"/>
          </w:rPr>
          <w:t>s</w:t>
        </w:r>
      </w:ins>
      <w:ins w:id="93" w:author="Rouf M Mian" w:date="2022-06-09T07:14:00Z">
        <w:r w:rsidR="00FF37A2">
          <w:rPr>
            <w:rFonts w:ascii="Times New Roman" w:hAnsi="Times New Roman" w:cs="Times New Roman"/>
          </w:rPr>
          <w:t xml:space="preserve">m line </w:t>
        </w:r>
        <w:r w:rsidR="00FF37A2" w:rsidRPr="002611DE">
          <w:rPr>
            <w:rFonts w:ascii="Times New Roman" w:hAnsi="Times New Roman" w:cs="Times New Roman"/>
          </w:rPr>
          <w:t xml:space="preserve">USDA-N6005 </w:t>
        </w:r>
      </w:ins>
      <w:ins w:id="94" w:author="Rouf M Mian" w:date="2022-06-09T07:19:00Z">
        <w:r w:rsidR="00FF37A2">
          <w:rPr>
            <w:rFonts w:ascii="Times New Roman" w:hAnsi="Times New Roman" w:cs="Times New Roman"/>
          </w:rPr>
          <w:t>ha</w:t>
        </w:r>
      </w:ins>
      <w:ins w:id="95" w:author="Rouf M Mian" w:date="2022-06-21T11:39:00Z">
        <w:r w:rsidR="00615328">
          <w:rPr>
            <w:rFonts w:ascii="Times New Roman" w:hAnsi="Times New Roman" w:cs="Times New Roman"/>
          </w:rPr>
          <w:t>s</w:t>
        </w:r>
      </w:ins>
      <w:ins w:id="96" w:author="Rouf M Mian" w:date="2022-06-09T07:14:00Z">
        <w:r w:rsidR="00FF37A2" w:rsidRPr="002611DE">
          <w:rPr>
            <w:rFonts w:ascii="Times New Roman" w:hAnsi="Times New Roman" w:cs="Times New Roman"/>
          </w:rPr>
          <w:t xml:space="preserve"> 102</w:t>
        </w:r>
      </w:ins>
      <w:ins w:id="97" w:author="Rouf M Mian" w:date="2022-06-09T07:16:00Z">
        <w:r w:rsidR="00FF37A2">
          <w:rPr>
            <w:rFonts w:ascii="Times New Roman" w:hAnsi="Times New Roman" w:cs="Times New Roman"/>
          </w:rPr>
          <w:t xml:space="preserve"> and</w:t>
        </w:r>
      </w:ins>
      <w:ins w:id="98" w:author="Rouf M Mian" w:date="2022-06-09T07:14:00Z">
        <w:r w:rsidR="00FF37A2" w:rsidRPr="002611DE">
          <w:rPr>
            <w:rFonts w:ascii="Times New Roman" w:hAnsi="Times New Roman" w:cs="Times New Roman"/>
          </w:rPr>
          <w:t xml:space="preserve"> 103</w:t>
        </w:r>
      </w:ins>
      <w:ins w:id="99" w:author="Rouf M Mian" w:date="2022-06-09T07:16:00Z">
        <w:r w:rsidR="00FF37A2">
          <w:rPr>
            <w:rFonts w:ascii="Times New Roman" w:hAnsi="Times New Roman" w:cs="Times New Roman"/>
          </w:rPr>
          <w:t xml:space="preserve">% yield </w:t>
        </w:r>
      </w:ins>
      <w:ins w:id="100" w:author="Rouf M Mian" w:date="2022-06-09T07:14:00Z">
        <w:r w:rsidR="00FF37A2" w:rsidRPr="002611DE">
          <w:rPr>
            <w:rFonts w:ascii="Times New Roman" w:hAnsi="Times New Roman" w:cs="Times New Roman"/>
          </w:rPr>
          <w:t>of the check cultivars NC-Dunphy</w:t>
        </w:r>
      </w:ins>
      <w:ins w:id="101" w:author="Rouf M Mian" w:date="2022-06-09T07:16:00Z">
        <w:r w:rsidR="00FF37A2">
          <w:rPr>
            <w:rFonts w:ascii="Times New Roman" w:hAnsi="Times New Roman" w:cs="Times New Roman"/>
          </w:rPr>
          <w:t xml:space="preserve"> and </w:t>
        </w:r>
      </w:ins>
      <w:ins w:id="102" w:author="Rouf M Mian" w:date="2022-06-09T07:17:00Z">
        <w:r w:rsidR="00FF37A2">
          <w:rPr>
            <w:rFonts w:ascii="Times New Roman" w:hAnsi="Times New Roman" w:cs="Times New Roman"/>
          </w:rPr>
          <w:t>NC-</w:t>
        </w:r>
      </w:ins>
      <w:proofErr w:type="spellStart"/>
      <w:ins w:id="103" w:author="Rouf M Mian" w:date="2022-06-09T07:16:00Z">
        <w:r w:rsidR="00FF37A2">
          <w:rPr>
            <w:rFonts w:ascii="Times New Roman" w:hAnsi="Times New Roman" w:cs="Times New Roman"/>
          </w:rPr>
          <w:t>Dilda</w:t>
        </w:r>
      </w:ins>
      <w:ins w:id="104" w:author="Rouf M Mian" w:date="2022-06-09T07:17:00Z">
        <w:r w:rsidR="00FF37A2">
          <w:rPr>
            <w:rFonts w:ascii="Times New Roman" w:hAnsi="Times New Roman" w:cs="Times New Roman"/>
          </w:rPr>
          <w:t>y</w:t>
        </w:r>
        <w:proofErr w:type="spellEnd"/>
        <w:r w:rsidR="00FF37A2">
          <w:rPr>
            <w:rFonts w:ascii="Times New Roman" w:hAnsi="Times New Roman" w:cs="Times New Roman"/>
          </w:rPr>
          <w:t xml:space="preserve">, respectively, while its protein content </w:t>
        </w:r>
      </w:ins>
      <w:ins w:id="105" w:author="Rouf M Mian" w:date="2022-06-09T07:18:00Z">
        <w:r w:rsidR="00FF37A2">
          <w:rPr>
            <w:rFonts w:ascii="Times New Roman" w:hAnsi="Times New Roman" w:cs="Times New Roman"/>
          </w:rPr>
          <w:t>was</w:t>
        </w:r>
      </w:ins>
      <w:ins w:id="106" w:author="Rouf M Mian" w:date="2022-06-09T07:17:00Z">
        <w:r w:rsidR="00FF37A2">
          <w:rPr>
            <w:rFonts w:ascii="Times New Roman" w:hAnsi="Times New Roman" w:cs="Times New Roman"/>
          </w:rPr>
          <w:t xml:space="preserve"> 3</w:t>
        </w:r>
      </w:ins>
      <w:ins w:id="107" w:author="Rouf M Mian" w:date="2022-06-09T07:18:00Z">
        <w:r w:rsidR="00FF37A2">
          <w:rPr>
            <w:rFonts w:ascii="Times New Roman" w:hAnsi="Times New Roman" w:cs="Times New Roman"/>
          </w:rPr>
          <w:t>-4% higher than these checks</w:t>
        </w:r>
      </w:ins>
      <w:ins w:id="108" w:author="Rouf M Mian" w:date="2022-06-09T07:20:00Z">
        <w:r w:rsidR="00FF37A2">
          <w:rPr>
            <w:rFonts w:ascii="Times New Roman" w:hAnsi="Times New Roman" w:cs="Times New Roman"/>
          </w:rPr>
          <w:t xml:space="preserve"> (Mian et al. 202</w:t>
        </w:r>
      </w:ins>
      <w:ins w:id="109" w:author="Rouf M Mian" w:date="2022-06-09T07:22:00Z">
        <w:r w:rsidR="00FF37A2">
          <w:rPr>
            <w:rFonts w:ascii="Times New Roman" w:hAnsi="Times New Roman" w:cs="Times New Roman"/>
          </w:rPr>
          <w:t>1</w:t>
        </w:r>
      </w:ins>
      <w:ins w:id="110" w:author="Rouf M Mian" w:date="2022-06-09T07:20:00Z">
        <w:r w:rsidR="00FF37A2">
          <w:rPr>
            <w:rFonts w:ascii="Times New Roman" w:hAnsi="Times New Roman" w:cs="Times New Roman"/>
          </w:rPr>
          <w:t>)</w:t>
        </w:r>
      </w:ins>
      <w:ins w:id="111" w:author="Rouf M Mian" w:date="2022-06-09T07:18:00Z">
        <w:r w:rsidR="00FF37A2">
          <w:rPr>
            <w:rFonts w:ascii="Times New Roman" w:hAnsi="Times New Roman" w:cs="Times New Roman"/>
          </w:rPr>
          <w:t>.</w:t>
        </w:r>
      </w:ins>
      <w:ins w:id="112" w:author="Rouf M Mian" w:date="2022-06-09T07:14:00Z">
        <w:r w:rsidR="00FF37A2" w:rsidRPr="00022B46">
          <w:rPr>
            <w:rFonts w:ascii="Times New Roman" w:hAnsi="Times New Roman" w:cs="Times New Roman"/>
          </w:rPr>
          <w:t xml:space="preserve"> </w:t>
        </w:r>
      </w:ins>
      <w:r w:rsidRPr="00022B46">
        <w:rPr>
          <w:rFonts w:ascii="Times New Roman" w:hAnsi="Times New Roman" w:cs="Times New Roman"/>
        </w:rPr>
        <w:t xml:space="preserve">Cultivars produced through conventional breeding techniques such as these have shown that it is possible to identify lines with both high seed protein and seed yield. Efforts to find these lines should </w:t>
      </w:r>
      <w:del w:id="113" w:author="Rouf M Mian" w:date="2022-06-09T07:24:00Z">
        <w:r w:rsidRPr="00022B46" w:rsidDel="00FF37A2">
          <w:rPr>
            <w:rFonts w:ascii="Times New Roman" w:hAnsi="Times New Roman" w:cs="Times New Roman"/>
          </w:rPr>
          <w:delText xml:space="preserve">be </w:delText>
        </w:r>
      </w:del>
      <w:r w:rsidRPr="00022B46">
        <w:rPr>
          <w:rFonts w:ascii="Times New Roman" w:hAnsi="Times New Roman" w:cs="Times New Roman"/>
        </w:rPr>
        <w:t>continue</w:t>
      </w:r>
      <w:del w:id="114" w:author="Rouf M Mian" w:date="2022-06-09T07:24:00Z">
        <w:r w:rsidRPr="00022B46" w:rsidDel="00FF37A2">
          <w:rPr>
            <w:rFonts w:ascii="Times New Roman" w:hAnsi="Times New Roman" w:cs="Times New Roman"/>
          </w:rPr>
          <w:delText>d</w:delText>
        </w:r>
      </w:del>
      <w:r w:rsidRPr="00022B46">
        <w:rPr>
          <w:rFonts w:ascii="Times New Roman" w:hAnsi="Times New Roman" w:cs="Times New Roman"/>
        </w:rPr>
        <w:t xml:space="preserve"> to provide growers and breeders with additional high value cultivars</w:t>
      </w:r>
      <w:del w:id="115" w:author="Rouf M Mian" w:date="2022-06-09T07:25:00Z">
        <w:r w:rsidRPr="00022B46" w:rsidDel="00255FE1">
          <w:rPr>
            <w:rFonts w:ascii="Times New Roman" w:hAnsi="Times New Roman" w:cs="Times New Roman"/>
          </w:rPr>
          <w:delText>,</w:delText>
        </w:r>
      </w:del>
      <w:r w:rsidRPr="00022B46">
        <w:rPr>
          <w:rFonts w:ascii="Times New Roman" w:hAnsi="Times New Roman" w:cs="Times New Roman"/>
        </w:rPr>
        <w:t xml:space="preserve"> and germplasm which can be </w:t>
      </w:r>
      <w:del w:id="116" w:author="Rouf M Mian" w:date="2022-06-09T07:25:00Z">
        <w:r w:rsidRPr="00022B46" w:rsidDel="00255FE1">
          <w:rPr>
            <w:rFonts w:ascii="Times New Roman" w:hAnsi="Times New Roman" w:cs="Times New Roman"/>
          </w:rPr>
          <w:delText xml:space="preserve">further </w:delText>
        </w:r>
      </w:del>
      <w:r w:rsidRPr="00022B46">
        <w:rPr>
          <w:rFonts w:ascii="Times New Roman" w:hAnsi="Times New Roman" w:cs="Times New Roman"/>
        </w:rPr>
        <w:t xml:space="preserve">used to </w:t>
      </w:r>
      <w:ins w:id="117" w:author="Rouf M Mian" w:date="2022-06-09T07:25:00Z">
        <w:r w:rsidR="00255FE1">
          <w:rPr>
            <w:rFonts w:ascii="Times New Roman" w:hAnsi="Times New Roman" w:cs="Times New Roman"/>
          </w:rPr>
          <w:t xml:space="preserve">further </w:t>
        </w:r>
      </w:ins>
      <w:r w:rsidRPr="00022B46">
        <w:rPr>
          <w:rFonts w:ascii="Times New Roman" w:hAnsi="Times New Roman" w:cs="Times New Roman"/>
        </w:rPr>
        <w:t>improve protein and yield traits.</w:t>
      </w:r>
    </w:p>
    <w:p w14:paraId="43D06021" w14:textId="1D671B13" w:rsidR="0050139C" w:rsidRPr="00022B46" w:rsidRDefault="00CD5AF0">
      <w:pPr>
        <w:pStyle w:val="BodyText"/>
        <w:rPr>
          <w:rFonts w:ascii="Times New Roman" w:hAnsi="Times New Roman" w:cs="Times New Roman"/>
        </w:rPr>
      </w:pPr>
      <w:r w:rsidRPr="00022B46">
        <w:rPr>
          <w:rFonts w:ascii="Times New Roman" w:hAnsi="Times New Roman" w:cs="Times New Roman"/>
        </w:rPr>
        <w:t xml:space="preserve">To meet this goal, two recombinant inbred line (RIL) </w:t>
      </w:r>
      <w:del w:id="118" w:author="Rouf M Mian" w:date="2022-06-09T07:25:00Z">
        <w:r w:rsidRPr="00022B46" w:rsidDel="00255FE1">
          <w:rPr>
            <w:rFonts w:ascii="Times New Roman" w:hAnsi="Times New Roman" w:cs="Times New Roman"/>
          </w:rPr>
          <w:delText xml:space="preserve">oil </w:delText>
        </w:r>
      </w:del>
      <w:r w:rsidRPr="00022B46">
        <w:rPr>
          <w:rFonts w:ascii="Times New Roman" w:hAnsi="Times New Roman" w:cs="Times New Roman"/>
        </w:rPr>
        <w:t xml:space="preserve">mapping populations were screened for lines which showed promising combinations of yield and seed composition traits. Successive rounds of selection were conducted </w:t>
      </w:r>
      <w:ins w:id="119" w:author="Rouf M Mian" w:date="2022-06-09T07:26:00Z">
        <w:r w:rsidR="00255FE1" w:rsidRPr="00022B46">
          <w:rPr>
            <w:rFonts w:ascii="Times New Roman" w:hAnsi="Times New Roman" w:cs="Times New Roman"/>
          </w:rPr>
          <w:t xml:space="preserve">between 2018 and 2021 </w:t>
        </w:r>
      </w:ins>
      <w:r w:rsidRPr="00022B46">
        <w:rPr>
          <w:rFonts w:ascii="Times New Roman" w:hAnsi="Times New Roman" w:cs="Times New Roman"/>
        </w:rPr>
        <w:t xml:space="preserve">to identify and characterize lines with high values for yield as well as protein and oil composition </w:t>
      </w:r>
      <w:del w:id="120" w:author="Rouf M Mian" w:date="2022-06-09T07:26:00Z">
        <w:r w:rsidRPr="00022B46" w:rsidDel="00255FE1">
          <w:rPr>
            <w:rFonts w:ascii="Times New Roman" w:hAnsi="Times New Roman" w:cs="Times New Roman"/>
          </w:rPr>
          <w:delText xml:space="preserve">were performed between 2018 and 2021 </w:delText>
        </w:r>
      </w:del>
      <w:del w:id="121" w:author="Rouf M Mian" w:date="2022-06-09T07:27:00Z">
        <w:r w:rsidRPr="00022B46" w:rsidDel="00255FE1">
          <w:rPr>
            <w:rFonts w:ascii="Times New Roman" w:hAnsi="Times New Roman" w:cs="Times New Roman"/>
          </w:rPr>
          <w:delText>to identify soybean lines with yield comparable to existing check cultivars and protein and or oil composition superior to that of the check cultivars</w:delText>
        </w:r>
      </w:del>
      <w:r w:rsidRPr="00022B46">
        <w:rPr>
          <w:rFonts w:ascii="Times New Roman" w:hAnsi="Times New Roman" w:cs="Times New Roman"/>
        </w:rPr>
        <w:t>.</w:t>
      </w:r>
    </w:p>
    <w:p w14:paraId="2C049BDE" w14:textId="77777777" w:rsidR="0050139C" w:rsidRPr="00022B46" w:rsidRDefault="00CD5AF0">
      <w:pPr>
        <w:pStyle w:val="Heading1"/>
        <w:rPr>
          <w:rFonts w:ascii="Times New Roman" w:hAnsi="Times New Roman" w:cs="Times New Roman"/>
          <w:sz w:val="24"/>
          <w:szCs w:val="24"/>
        </w:rPr>
      </w:pPr>
      <w:bookmarkStart w:id="122" w:name="materials-and-methods"/>
      <w:bookmarkEnd w:id="41"/>
      <w:r w:rsidRPr="00022B46">
        <w:rPr>
          <w:rFonts w:ascii="Times New Roman" w:hAnsi="Times New Roman" w:cs="Times New Roman"/>
          <w:sz w:val="24"/>
          <w:szCs w:val="24"/>
        </w:rPr>
        <w:t>Materials and Methods</w:t>
      </w:r>
    </w:p>
    <w:p w14:paraId="47DC713C" w14:textId="77777777" w:rsidR="0050139C" w:rsidRPr="00022B46" w:rsidRDefault="00CD5AF0">
      <w:pPr>
        <w:pStyle w:val="Heading2"/>
        <w:rPr>
          <w:rFonts w:ascii="Times New Roman" w:hAnsi="Times New Roman" w:cs="Times New Roman"/>
          <w:sz w:val="24"/>
          <w:szCs w:val="24"/>
        </w:rPr>
      </w:pPr>
      <w:bookmarkStart w:id="123" w:name="population-development"/>
      <w:r w:rsidRPr="00022B46">
        <w:rPr>
          <w:rFonts w:ascii="Times New Roman" w:hAnsi="Times New Roman" w:cs="Times New Roman"/>
          <w:sz w:val="24"/>
          <w:szCs w:val="24"/>
        </w:rPr>
        <w:t>Population development</w:t>
      </w:r>
    </w:p>
    <w:p w14:paraId="6EF0DF9D" w14:textId="78373122" w:rsidR="0050139C" w:rsidRPr="00022B46" w:rsidRDefault="00CD5AF0">
      <w:pPr>
        <w:pStyle w:val="FirstParagraph"/>
        <w:rPr>
          <w:rFonts w:ascii="Times New Roman" w:hAnsi="Times New Roman" w:cs="Times New Roman"/>
        </w:rPr>
      </w:pPr>
      <w:r w:rsidRPr="00022B46">
        <w:rPr>
          <w:rFonts w:ascii="Times New Roman" w:hAnsi="Times New Roman" w:cs="Times New Roman"/>
        </w:rPr>
        <w:t xml:space="preserve">In 2018, oil mapping populations 201 and 202 were grown as plant rows at the Central Crops Research Station in Clayton, NC. These populations consisted of 273 and 237 recombinant inbred lines (RILs) respectively. </w:t>
      </w:r>
      <w:del w:id="124" w:author="Rouf M Mian" w:date="2022-06-09T07:32:00Z">
        <w:r w:rsidRPr="00022B46" w:rsidDel="00255FE1">
          <w:rPr>
            <w:rFonts w:ascii="Times New Roman" w:hAnsi="Times New Roman" w:cs="Times New Roman"/>
          </w:rPr>
          <w:delText>Several agronomic traits were scored in the field for each population.</w:delText>
        </w:r>
      </w:del>
    </w:p>
    <w:p w14:paraId="29BF7B8E" w14:textId="17866905" w:rsidR="0050139C" w:rsidRPr="00022B46" w:rsidRDefault="00CD5AF0">
      <w:pPr>
        <w:pStyle w:val="BodyText"/>
        <w:rPr>
          <w:rFonts w:ascii="Times New Roman" w:hAnsi="Times New Roman" w:cs="Times New Roman"/>
        </w:rPr>
      </w:pPr>
      <w:r w:rsidRPr="00022B46">
        <w:rPr>
          <w:rFonts w:ascii="Times New Roman" w:hAnsi="Times New Roman" w:cs="Times New Roman"/>
        </w:rPr>
        <w:t>The agronomic traits recorded in the field were height, lodging, maturity date, and a composite agronomic score. Lodging was scored on a scale of 1-5 where 5 indicates that all plants in a plot are on the ground, and a score of 1 indicates that all plants are erect</w:t>
      </w:r>
      <w:ins w:id="125" w:author="Rouf M Mian" w:date="2022-06-09T07:28:00Z">
        <w:r w:rsidR="00255FE1">
          <w:rPr>
            <w:rFonts w:ascii="Times New Roman" w:hAnsi="Times New Roman" w:cs="Times New Roman"/>
          </w:rPr>
          <w:t xml:space="preserve"> </w:t>
        </w:r>
      </w:ins>
      <w:r w:rsidRPr="00022B46">
        <w:rPr>
          <w:rFonts w:ascii="Times New Roman" w:hAnsi="Times New Roman" w:cs="Times New Roman"/>
        </w:rPr>
        <w:t>(Fehr 1987). The agronomic score aimed to capture other traits of value such as visual estimation of pod load and plot uniformity to provide a general score of a line’s agronomic desirability. Agronomic score was recorded on a scale of 1-5 as well, with 1 identifying the best lines of a population, and 5 the worst. Maturity was recorded at the R8 maturity date and was recorded as the number of days after September 1. Height was measured in inches from the soil to the top of the plant.</w:t>
      </w:r>
    </w:p>
    <w:p w14:paraId="31F3B142" w14:textId="7864D165" w:rsidR="0050139C" w:rsidRPr="00022B46" w:rsidRDefault="00CD5AF0">
      <w:pPr>
        <w:pStyle w:val="BodyText"/>
        <w:rPr>
          <w:rFonts w:ascii="Times New Roman" w:hAnsi="Times New Roman" w:cs="Times New Roman"/>
        </w:rPr>
      </w:pPr>
      <w:r w:rsidRPr="00022B46">
        <w:rPr>
          <w:rFonts w:ascii="Times New Roman" w:hAnsi="Times New Roman" w:cs="Times New Roman"/>
        </w:rPr>
        <w:t>Following harvest, yield, seed weight, protein, and oil content were measured after seed was air dried to approximately 7% moisture content in a greenhouse. Protein and oil contents were measured on a dry basis using a Perten DA 7250 NIR®instrument. Yield and seed weight were measured after seed had been sifted and cleaned of debris</w:t>
      </w:r>
      <w:del w:id="126" w:author="Rouf M Mian" w:date="2022-06-09T07:34:00Z">
        <w:r w:rsidRPr="00022B46" w:rsidDel="00255FE1">
          <w:rPr>
            <w:rFonts w:ascii="Times New Roman" w:hAnsi="Times New Roman" w:cs="Times New Roman"/>
          </w:rPr>
          <w:delText xml:space="preserve"> and cracked seed</w:delText>
        </w:r>
      </w:del>
      <w:r w:rsidRPr="00022B46">
        <w:rPr>
          <w:rFonts w:ascii="Times New Roman" w:hAnsi="Times New Roman" w:cs="Times New Roman"/>
        </w:rPr>
        <w:t>.</w:t>
      </w:r>
    </w:p>
    <w:p w14:paraId="7F0A98F0" w14:textId="7EE4161C" w:rsidR="0050139C" w:rsidRPr="00022B46" w:rsidRDefault="00CD5AF0">
      <w:pPr>
        <w:pStyle w:val="BodyText"/>
        <w:rPr>
          <w:rFonts w:ascii="Times New Roman" w:hAnsi="Times New Roman" w:cs="Times New Roman"/>
        </w:rPr>
      </w:pPr>
      <w:r w:rsidRPr="00022B46">
        <w:rPr>
          <w:rFonts w:ascii="Times New Roman" w:hAnsi="Times New Roman" w:cs="Times New Roman"/>
        </w:rPr>
        <w:lastRenderedPageBreak/>
        <w:t xml:space="preserve">To select lines for the </w:t>
      </w:r>
      <w:ins w:id="127" w:author="Rouf M Mian" w:date="2022-06-09T07:42:00Z">
        <w:r w:rsidR="00305356">
          <w:rPr>
            <w:rFonts w:ascii="Times New Roman" w:hAnsi="Times New Roman" w:cs="Times New Roman"/>
          </w:rPr>
          <w:t xml:space="preserve">yield </w:t>
        </w:r>
      </w:ins>
      <w:ins w:id="128" w:author="Rouf M Mian" w:date="2022-06-09T07:43:00Z">
        <w:r w:rsidR="00305356">
          <w:rPr>
            <w:rFonts w:ascii="Times New Roman" w:hAnsi="Times New Roman" w:cs="Times New Roman"/>
          </w:rPr>
          <w:t xml:space="preserve">tests in </w:t>
        </w:r>
      </w:ins>
      <w:r w:rsidRPr="00022B46">
        <w:rPr>
          <w:rFonts w:ascii="Times New Roman" w:hAnsi="Times New Roman" w:cs="Times New Roman"/>
        </w:rPr>
        <w:t xml:space="preserve">2019 growing season, lines with </w:t>
      </w:r>
      <w:del w:id="129" w:author="Rouf M Mian" w:date="2022-06-09T07:35:00Z">
        <w:r w:rsidRPr="00022B46" w:rsidDel="00305356">
          <w:rPr>
            <w:rFonts w:ascii="Times New Roman" w:hAnsi="Times New Roman" w:cs="Times New Roman"/>
          </w:rPr>
          <w:delText xml:space="preserve">abnormally </w:delText>
        </w:r>
      </w:del>
      <w:r w:rsidRPr="00022B46">
        <w:rPr>
          <w:rFonts w:ascii="Times New Roman" w:hAnsi="Times New Roman" w:cs="Times New Roman"/>
        </w:rPr>
        <w:t xml:space="preserve">low </w:t>
      </w:r>
      <w:del w:id="130" w:author="Rouf M Mian" w:date="2022-06-09T07:35:00Z">
        <w:r w:rsidRPr="00022B46" w:rsidDel="00305356">
          <w:rPr>
            <w:rFonts w:ascii="Times New Roman" w:hAnsi="Times New Roman" w:cs="Times New Roman"/>
          </w:rPr>
          <w:delText xml:space="preserve">bulk </w:delText>
        </w:r>
      </w:del>
      <w:ins w:id="131" w:author="Rouf M Mian" w:date="2022-06-09T07:35:00Z">
        <w:r w:rsidR="00305356">
          <w:rPr>
            <w:rFonts w:ascii="Times New Roman" w:hAnsi="Times New Roman" w:cs="Times New Roman"/>
          </w:rPr>
          <w:t>seed</w:t>
        </w:r>
        <w:r w:rsidR="00305356" w:rsidRPr="00022B46">
          <w:rPr>
            <w:rFonts w:ascii="Times New Roman" w:hAnsi="Times New Roman" w:cs="Times New Roman"/>
          </w:rPr>
          <w:t xml:space="preserve"> </w:t>
        </w:r>
      </w:ins>
      <w:del w:id="132" w:author="Rouf M Mian" w:date="2022-06-09T07:35:00Z">
        <w:r w:rsidRPr="00022B46" w:rsidDel="00305356">
          <w:rPr>
            <w:rFonts w:ascii="Times New Roman" w:hAnsi="Times New Roman" w:cs="Times New Roman"/>
          </w:rPr>
          <w:delText xml:space="preserve">weights </w:delText>
        </w:r>
      </w:del>
      <w:ins w:id="133" w:author="Rouf M Mian" w:date="2022-06-09T07:35:00Z">
        <w:r w:rsidR="00305356">
          <w:rPr>
            <w:rFonts w:ascii="Times New Roman" w:hAnsi="Times New Roman" w:cs="Times New Roman"/>
          </w:rPr>
          <w:t>yield</w:t>
        </w:r>
        <w:r w:rsidR="00305356" w:rsidRPr="00022B46">
          <w:rPr>
            <w:rFonts w:ascii="Times New Roman" w:hAnsi="Times New Roman" w:cs="Times New Roman"/>
          </w:rPr>
          <w:t xml:space="preserve"> </w:t>
        </w:r>
      </w:ins>
      <w:r w:rsidRPr="00022B46">
        <w:rPr>
          <w:rFonts w:ascii="Times New Roman" w:hAnsi="Times New Roman" w:cs="Times New Roman"/>
        </w:rPr>
        <w:t xml:space="preserve">or extreme maturity dates </w:t>
      </w:r>
      <w:del w:id="134" w:author="Rouf M Mian" w:date="2022-06-09T07:36:00Z">
        <w:r w:rsidRPr="00022B46" w:rsidDel="00305356">
          <w:rPr>
            <w:rFonts w:ascii="Times New Roman" w:hAnsi="Times New Roman" w:cs="Times New Roman"/>
          </w:rPr>
          <w:delText xml:space="preserve">from </w:delText>
        </w:r>
      </w:del>
      <w:ins w:id="135" w:author="Rouf M Mian" w:date="2022-06-09T07:36:00Z">
        <w:r w:rsidR="00305356">
          <w:rPr>
            <w:rFonts w:ascii="Times New Roman" w:hAnsi="Times New Roman" w:cs="Times New Roman"/>
          </w:rPr>
          <w:t>in</w:t>
        </w:r>
        <w:r w:rsidR="00305356" w:rsidRPr="00022B46">
          <w:rPr>
            <w:rFonts w:ascii="Times New Roman" w:hAnsi="Times New Roman" w:cs="Times New Roman"/>
          </w:rPr>
          <w:t xml:space="preserve"> </w:t>
        </w:r>
      </w:ins>
      <w:r w:rsidRPr="00022B46">
        <w:rPr>
          <w:rFonts w:ascii="Times New Roman" w:hAnsi="Times New Roman" w:cs="Times New Roman"/>
        </w:rPr>
        <w:t xml:space="preserve">2018 were </w:t>
      </w:r>
      <w:del w:id="136" w:author="Rouf M Mian" w:date="2022-06-09T07:36:00Z">
        <w:r w:rsidRPr="00022B46" w:rsidDel="00305356">
          <w:rPr>
            <w:rFonts w:ascii="Times New Roman" w:hAnsi="Times New Roman" w:cs="Times New Roman"/>
          </w:rPr>
          <w:delText xml:space="preserve">first </w:delText>
        </w:r>
      </w:del>
      <w:r w:rsidRPr="00022B46">
        <w:rPr>
          <w:rFonts w:ascii="Times New Roman" w:hAnsi="Times New Roman" w:cs="Times New Roman"/>
        </w:rPr>
        <w:t xml:space="preserve">removed from consideration. Two yield trials were then </w:t>
      </w:r>
      <w:del w:id="137" w:author="Rouf M Mian" w:date="2022-06-21T11:41:00Z">
        <w:r w:rsidRPr="00022B46" w:rsidDel="00615328">
          <w:rPr>
            <w:rFonts w:ascii="Times New Roman" w:hAnsi="Times New Roman" w:cs="Times New Roman"/>
          </w:rPr>
          <w:delText xml:space="preserve">developed </w:delText>
        </w:r>
      </w:del>
      <w:ins w:id="138" w:author="Rouf M Mian" w:date="2022-06-21T11:41:00Z">
        <w:r w:rsidR="00615328">
          <w:rPr>
            <w:rFonts w:ascii="Times New Roman" w:hAnsi="Times New Roman" w:cs="Times New Roman"/>
          </w:rPr>
          <w:t>design</w:t>
        </w:r>
        <w:r w:rsidR="00615328" w:rsidRPr="00022B46">
          <w:rPr>
            <w:rFonts w:ascii="Times New Roman" w:hAnsi="Times New Roman" w:cs="Times New Roman"/>
          </w:rPr>
          <w:t xml:space="preserve">ed </w:t>
        </w:r>
      </w:ins>
      <w:r w:rsidRPr="00022B46">
        <w:rPr>
          <w:rFonts w:ascii="Times New Roman" w:hAnsi="Times New Roman" w:cs="Times New Roman"/>
        </w:rPr>
        <w:t>for each mapping population</w:t>
      </w:r>
      <w:ins w:id="139" w:author="Rouf M Mian" w:date="2022-06-09T07:37:00Z">
        <w:r w:rsidR="00305356">
          <w:rPr>
            <w:rFonts w:ascii="Times New Roman" w:hAnsi="Times New Roman" w:cs="Times New Roman"/>
          </w:rPr>
          <w:t xml:space="preserve"> based on maturity </w:t>
        </w:r>
      </w:ins>
      <w:ins w:id="140" w:author="Rouf M Mian" w:date="2022-06-09T07:44:00Z">
        <w:r w:rsidR="00305356">
          <w:rPr>
            <w:rFonts w:ascii="Times New Roman" w:hAnsi="Times New Roman" w:cs="Times New Roman"/>
          </w:rPr>
          <w:t xml:space="preserve">dates and </w:t>
        </w:r>
      </w:ins>
      <w:ins w:id="141" w:author="Rouf M Mian" w:date="2022-06-09T07:45:00Z">
        <w:r w:rsidR="00543C9C">
          <w:rPr>
            <w:rFonts w:ascii="Times New Roman" w:hAnsi="Times New Roman" w:cs="Times New Roman"/>
          </w:rPr>
          <w:t>desirable</w:t>
        </w:r>
      </w:ins>
      <w:ins w:id="142" w:author="Rouf M Mian" w:date="2022-06-09T07:44:00Z">
        <w:r w:rsidR="00305356">
          <w:rPr>
            <w:rFonts w:ascii="Times New Roman" w:hAnsi="Times New Roman" w:cs="Times New Roman"/>
          </w:rPr>
          <w:t xml:space="preserve"> </w:t>
        </w:r>
      </w:ins>
      <w:ins w:id="143" w:author="Rouf M Mian" w:date="2022-06-09T07:45:00Z">
        <w:r w:rsidR="00543C9C">
          <w:rPr>
            <w:rFonts w:ascii="Times New Roman" w:hAnsi="Times New Roman" w:cs="Times New Roman"/>
          </w:rPr>
          <w:t>agronomic t</w:t>
        </w:r>
      </w:ins>
      <w:ins w:id="144" w:author="Rouf M Mian" w:date="2022-06-09T07:46:00Z">
        <w:r w:rsidR="00543C9C">
          <w:rPr>
            <w:rFonts w:ascii="Times New Roman" w:hAnsi="Times New Roman" w:cs="Times New Roman"/>
          </w:rPr>
          <w:t>raits, protein and oil contents</w:t>
        </w:r>
      </w:ins>
      <w:r w:rsidRPr="00022B46">
        <w:rPr>
          <w:rFonts w:ascii="Times New Roman" w:hAnsi="Times New Roman" w:cs="Times New Roman"/>
        </w:rPr>
        <w:t xml:space="preserve">. Eighty unique lines were selected from each population which satisfied these criteria, and each yield test </w:t>
      </w:r>
      <w:del w:id="145" w:author="Rouf M Mian" w:date="2022-06-09T07:46:00Z">
        <w:r w:rsidRPr="00022B46" w:rsidDel="00543C9C">
          <w:rPr>
            <w:rFonts w:ascii="Times New Roman" w:hAnsi="Times New Roman" w:cs="Times New Roman"/>
          </w:rPr>
          <w:delText>was comprised of</w:delText>
        </w:r>
      </w:del>
      <w:ins w:id="146" w:author="Rouf M Mian" w:date="2022-06-09T07:46:00Z">
        <w:r w:rsidR="00543C9C">
          <w:rPr>
            <w:rFonts w:ascii="Times New Roman" w:hAnsi="Times New Roman" w:cs="Times New Roman"/>
          </w:rPr>
          <w:t>had</w:t>
        </w:r>
      </w:ins>
      <w:r w:rsidRPr="00022B46">
        <w:rPr>
          <w:rFonts w:ascii="Times New Roman" w:hAnsi="Times New Roman" w:cs="Times New Roman"/>
        </w:rPr>
        <w:t xml:space="preserve"> 40 RILs. Three high-yielding check cultivars and the two parents of the respective population were also included in each test</w:t>
      </w:r>
      <w:ins w:id="147" w:author="Rouf M Mian" w:date="2022-06-09T07:53:00Z">
        <w:r w:rsidR="00543C9C">
          <w:rPr>
            <w:rFonts w:ascii="Times New Roman" w:hAnsi="Times New Roman" w:cs="Times New Roman"/>
          </w:rPr>
          <w:t xml:space="preserve"> based on the maturity spread of the RILs</w:t>
        </w:r>
      </w:ins>
      <w:r w:rsidRPr="00022B46">
        <w:rPr>
          <w:rFonts w:ascii="Times New Roman" w:hAnsi="Times New Roman" w:cs="Times New Roman"/>
        </w:rPr>
        <w:t>. These yield tests were named test 1 and test 2 for RILs derived from mapping population 201 and test 3 and 4 for RILs derived from mapping population 202. Yield check cultivars Dunphy, Osage</w:t>
      </w:r>
      <w:del w:id="148" w:author="Rouf M Mian" w:date="2022-06-09T07:53:00Z">
        <w:r w:rsidRPr="00022B46" w:rsidDel="00543C9C">
          <w:rPr>
            <w:rFonts w:ascii="Times New Roman" w:hAnsi="Times New Roman" w:cs="Times New Roman"/>
          </w:rPr>
          <w:delText>(Chen et al. 2007)</w:delText>
        </w:r>
      </w:del>
      <w:r w:rsidRPr="00022B46">
        <w:rPr>
          <w:rFonts w:ascii="Times New Roman" w:hAnsi="Times New Roman" w:cs="Times New Roman"/>
        </w:rPr>
        <w:t xml:space="preserve">, and Roy were used in tests 1 and 2, while Dunphy, </w:t>
      </w:r>
      <w:proofErr w:type="spellStart"/>
      <w:r w:rsidRPr="00022B46">
        <w:rPr>
          <w:rFonts w:ascii="Times New Roman" w:hAnsi="Times New Roman" w:cs="Times New Roman"/>
        </w:rPr>
        <w:t>Dilday</w:t>
      </w:r>
      <w:proofErr w:type="spellEnd"/>
      <w:r w:rsidRPr="00022B46">
        <w:rPr>
          <w:rFonts w:ascii="Times New Roman" w:hAnsi="Times New Roman" w:cs="Times New Roman"/>
        </w:rPr>
        <w:t>, and NC-Raleigh</w:t>
      </w:r>
      <w:ins w:id="149" w:author="Rouf M Mian" w:date="2022-06-08T10:26:00Z">
        <w:r w:rsidR="0090153A">
          <w:rPr>
            <w:rFonts w:ascii="Times New Roman" w:hAnsi="Times New Roman" w:cs="Times New Roman"/>
          </w:rPr>
          <w:t xml:space="preserve"> </w:t>
        </w:r>
      </w:ins>
      <w:del w:id="150" w:author="Rouf M Mian" w:date="2022-06-09T07:54:00Z">
        <w:r w:rsidRPr="00022B46" w:rsidDel="00543C9C">
          <w:rPr>
            <w:rFonts w:ascii="Times New Roman" w:hAnsi="Times New Roman" w:cs="Times New Roman"/>
          </w:rPr>
          <w:delText xml:space="preserve">(Burton et al. 2006) </w:delText>
        </w:r>
      </w:del>
      <w:r w:rsidRPr="00022B46">
        <w:rPr>
          <w:rFonts w:ascii="Times New Roman" w:hAnsi="Times New Roman" w:cs="Times New Roman"/>
        </w:rPr>
        <w:t xml:space="preserve">were used for tests 3 and 4. </w:t>
      </w:r>
      <w:del w:id="151" w:author="Rouf M Mian" w:date="2022-06-09T07:54:00Z">
        <w:r w:rsidRPr="00022B46" w:rsidDel="00543C9C">
          <w:rPr>
            <w:rFonts w:ascii="Times New Roman" w:hAnsi="Times New Roman" w:cs="Times New Roman"/>
          </w:rPr>
          <w:delText xml:space="preserve">These lines were selected to represent the estimated maturities of the RILs in each test. </w:delText>
        </w:r>
      </w:del>
      <w:r w:rsidRPr="00022B46">
        <w:rPr>
          <w:rFonts w:ascii="Times New Roman" w:hAnsi="Times New Roman" w:cs="Times New Roman"/>
        </w:rPr>
        <w:t>The parents for tests 1 and 2 were cultivars LMN09-119 and N09-09, and the parents for tests 3 and 4 were LMN09-19 and N13-47.</w:t>
      </w:r>
    </w:p>
    <w:p w14:paraId="549A2174" w14:textId="77777777" w:rsidR="0050139C" w:rsidRPr="00022B46" w:rsidRDefault="00CD5AF0">
      <w:pPr>
        <w:pStyle w:val="Heading2"/>
        <w:rPr>
          <w:rFonts w:ascii="Times New Roman" w:hAnsi="Times New Roman" w:cs="Times New Roman"/>
          <w:sz w:val="24"/>
          <w:szCs w:val="24"/>
        </w:rPr>
      </w:pPr>
      <w:bookmarkStart w:id="152" w:name="experimental-design"/>
      <w:bookmarkEnd w:id="123"/>
      <w:r w:rsidRPr="00022B46">
        <w:rPr>
          <w:rFonts w:ascii="Times New Roman" w:hAnsi="Times New Roman" w:cs="Times New Roman"/>
          <w:sz w:val="24"/>
          <w:szCs w:val="24"/>
        </w:rPr>
        <w:t>Experimental design</w:t>
      </w:r>
    </w:p>
    <w:p w14:paraId="38023921" w14:textId="078BFAB2" w:rsidR="0050139C" w:rsidRPr="00022B46" w:rsidRDefault="00CD5AF0">
      <w:pPr>
        <w:pStyle w:val="FirstParagraph"/>
        <w:rPr>
          <w:rFonts w:ascii="Times New Roman" w:hAnsi="Times New Roman" w:cs="Times New Roman"/>
        </w:rPr>
      </w:pPr>
      <w:r w:rsidRPr="00022B46">
        <w:rPr>
          <w:rFonts w:ascii="Times New Roman" w:hAnsi="Times New Roman" w:cs="Times New Roman"/>
        </w:rPr>
        <w:t>These four tests were grown in two locations in 2019</w:t>
      </w:r>
      <w:ins w:id="153" w:author="Rouf M Mian" w:date="2022-06-09T07:55:00Z">
        <w:r w:rsidR="00FD3EA8">
          <w:rPr>
            <w:rFonts w:ascii="Times New Roman" w:hAnsi="Times New Roman" w:cs="Times New Roman"/>
          </w:rPr>
          <w:t xml:space="preserve"> -</w:t>
        </w:r>
      </w:ins>
      <w:del w:id="154" w:author="Rouf M Mian" w:date="2022-06-09T07:55:00Z">
        <w:r w:rsidRPr="00022B46" w:rsidDel="00FD3EA8">
          <w:rPr>
            <w:rFonts w:ascii="Times New Roman" w:hAnsi="Times New Roman" w:cs="Times New Roman"/>
          </w:rPr>
          <w:delText>:</w:delText>
        </w:r>
      </w:del>
      <w:r w:rsidRPr="00022B46">
        <w:rPr>
          <w:rFonts w:ascii="Times New Roman" w:hAnsi="Times New Roman" w:cs="Times New Roman"/>
        </w:rPr>
        <w:t xml:space="preserve"> the Tidewater Research Station in Plymouth, NC (PLY) and the Caswell Research Farm in Kinston, NC (CAS). The same data</w:t>
      </w:r>
      <w:ins w:id="155" w:author="Rouf M Mian" w:date="2022-06-09T07:55:00Z">
        <w:r w:rsidR="00FD3EA8">
          <w:rPr>
            <w:rFonts w:ascii="Times New Roman" w:hAnsi="Times New Roman" w:cs="Times New Roman"/>
          </w:rPr>
          <w:t xml:space="preserve"> as earlier</w:t>
        </w:r>
      </w:ins>
      <w:r w:rsidRPr="00022B46">
        <w:rPr>
          <w:rFonts w:ascii="Times New Roman" w:hAnsi="Times New Roman" w:cs="Times New Roman"/>
        </w:rPr>
        <w:t xml:space="preserve"> w</w:t>
      </w:r>
      <w:ins w:id="156" w:author="Rouf M Mian" w:date="2022-06-09T07:56:00Z">
        <w:r w:rsidR="00FD3EA8">
          <w:rPr>
            <w:rFonts w:ascii="Times New Roman" w:hAnsi="Times New Roman" w:cs="Times New Roman"/>
          </w:rPr>
          <w:t>ere</w:t>
        </w:r>
      </w:ins>
      <w:del w:id="157" w:author="Rouf M Mian" w:date="2022-06-09T07:56:00Z">
        <w:r w:rsidRPr="00022B46" w:rsidDel="00FD3EA8">
          <w:rPr>
            <w:rFonts w:ascii="Times New Roman" w:hAnsi="Times New Roman" w:cs="Times New Roman"/>
          </w:rPr>
          <w:delText>as</w:delText>
        </w:r>
      </w:del>
      <w:r w:rsidRPr="00022B46">
        <w:rPr>
          <w:rFonts w:ascii="Times New Roman" w:hAnsi="Times New Roman" w:cs="Times New Roman"/>
        </w:rPr>
        <w:t xml:space="preserve"> collected for each test in this season</w:t>
      </w:r>
      <w:del w:id="158" w:author="Rouf M Mian" w:date="2022-06-09T07:56:00Z">
        <w:r w:rsidRPr="00022B46" w:rsidDel="00FD3EA8">
          <w:rPr>
            <w:rFonts w:ascii="Times New Roman" w:hAnsi="Times New Roman" w:cs="Times New Roman"/>
          </w:rPr>
          <w:delText xml:space="preserve"> that was collected in the previous season</w:delText>
        </w:r>
      </w:del>
      <w:r w:rsidRPr="00022B46">
        <w:rPr>
          <w:rFonts w:ascii="Times New Roman" w:hAnsi="Times New Roman" w:cs="Times New Roman"/>
        </w:rPr>
        <w:t>.</w:t>
      </w:r>
    </w:p>
    <w:p w14:paraId="48568699" w14:textId="6191B23B" w:rsidR="0050139C" w:rsidRPr="00022B46" w:rsidRDefault="00CD5AF0">
      <w:pPr>
        <w:pStyle w:val="BodyText"/>
        <w:rPr>
          <w:rFonts w:ascii="Times New Roman" w:hAnsi="Times New Roman" w:cs="Times New Roman"/>
        </w:rPr>
      </w:pPr>
      <w:del w:id="159" w:author="Rouf M Mian" w:date="2022-06-09T07:56:00Z">
        <w:r w:rsidRPr="00022B46" w:rsidDel="00FD3EA8">
          <w:rPr>
            <w:rFonts w:ascii="Times New Roman" w:hAnsi="Times New Roman" w:cs="Times New Roman"/>
          </w:rPr>
          <w:delText xml:space="preserve">Using </w:delText>
        </w:r>
      </w:del>
      <w:ins w:id="160" w:author="Rouf M Mian" w:date="2022-06-09T07:56:00Z">
        <w:r w:rsidR="00FD3EA8">
          <w:rPr>
            <w:rFonts w:ascii="Times New Roman" w:hAnsi="Times New Roman" w:cs="Times New Roman"/>
          </w:rPr>
          <w:t>Based</w:t>
        </w:r>
        <w:r w:rsidR="00FD3EA8" w:rsidRPr="00022B46">
          <w:rPr>
            <w:rFonts w:ascii="Times New Roman" w:hAnsi="Times New Roman" w:cs="Times New Roman"/>
          </w:rPr>
          <w:t xml:space="preserve"> </w:t>
        </w:r>
      </w:ins>
      <w:r w:rsidRPr="00022B46">
        <w:rPr>
          <w:rFonts w:ascii="Times New Roman" w:hAnsi="Times New Roman" w:cs="Times New Roman"/>
        </w:rPr>
        <w:t xml:space="preserve">the data collected from the 2019 season season, further selections were done to identify </w:t>
      </w:r>
      <w:ins w:id="161" w:author="Rouf M Mian" w:date="2022-06-09T07:59:00Z">
        <w:r w:rsidR="00FD3EA8">
          <w:rPr>
            <w:rFonts w:ascii="Times New Roman" w:hAnsi="Times New Roman" w:cs="Times New Roman"/>
          </w:rPr>
          <w:t xml:space="preserve">fewer </w:t>
        </w:r>
      </w:ins>
      <w:del w:id="162" w:author="Rouf M Mian" w:date="2022-06-09T07:59:00Z">
        <w:r w:rsidRPr="00022B46" w:rsidDel="00FD3EA8">
          <w:rPr>
            <w:rFonts w:ascii="Times New Roman" w:hAnsi="Times New Roman" w:cs="Times New Roman"/>
          </w:rPr>
          <w:delText xml:space="preserve">high-yielding </w:delText>
        </w:r>
      </w:del>
      <w:r w:rsidRPr="00022B46">
        <w:rPr>
          <w:rFonts w:ascii="Times New Roman" w:hAnsi="Times New Roman" w:cs="Times New Roman"/>
        </w:rPr>
        <w:t>lines from the four tests</w:t>
      </w:r>
      <w:ins w:id="163" w:author="Rouf M Mian" w:date="2022-06-09T07:59:00Z">
        <w:r w:rsidR="00FD3EA8">
          <w:rPr>
            <w:rFonts w:ascii="Times New Roman" w:hAnsi="Times New Roman" w:cs="Times New Roman"/>
          </w:rPr>
          <w:t xml:space="preserve"> for fu</w:t>
        </w:r>
      </w:ins>
      <w:ins w:id="164" w:author="Rouf M Mian" w:date="2022-06-09T08:00:00Z">
        <w:r w:rsidR="00FD3EA8">
          <w:rPr>
            <w:rFonts w:ascii="Times New Roman" w:hAnsi="Times New Roman" w:cs="Times New Roman"/>
          </w:rPr>
          <w:t>r</w:t>
        </w:r>
      </w:ins>
      <w:ins w:id="165" w:author="Rouf M Mian" w:date="2022-06-09T07:59:00Z">
        <w:r w:rsidR="00FD3EA8">
          <w:rPr>
            <w:rFonts w:ascii="Times New Roman" w:hAnsi="Times New Roman" w:cs="Times New Roman"/>
          </w:rPr>
          <w:t>ther yi</w:t>
        </w:r>
      </w:ins>
      <w:ins w:id="166" w:author="Rouf M Mian" w:date="2022-06-09T08:00:00Z">
        <w:r w:rsidR="00FD3EA8">
          <w:rPr>
            <w:rFonts w:ascii="Times New Roman" w:hAnsi="Times New Roman" w:cs="Times New Roman"/>
          </w:rPr>
          <w:t>eld testing</w:t>
        </w:r>
      </w:ins>
      <w:r w:rsidRPr="00022B46">
        <w:rPr>
          <w:rFonts w:ascii="Times New Roman" w:hAnsi="Times New Roman" w:cs="Times New Roman"/>
        </w:rPr>
        <w:t xml:space="preserve">. This was done by identifying the RILs with a yield </w:t>
      </w:r>
      <w:del w:id="167" w:author="Rouf M Mian" w:date="2022-06-09T08:00:00Z">
        <w:r w:rsidRPr="00022B46" w:rsidDel="00FD3EA8">
          <w:rPr>
            <w:rFonts w:ascii="Times New Roman" w:hAnsi="Times New Roman" w:cs="Times New Roman"/>
          </w:rPr>
          <w:delText xml:space="preserve">within </w:delText>
        </w:r>
      </w:del>
      <w:ins w:id="168" w:author="Rouf M Mian" w:date="2022-06-09T08:00:00Z">
        <w:r w:rsidR="00FD3EA8">
          <w:rPr>
            <w:rFonts w:ascii="Times New Roman" w:hAnsi="Times New Roman" w:cs="Times New Roman"/>
          </w:rPr>
          <w:t>at</w:t>
        </w:r>
        <w:r w:rsidR="00FD3EA8" w:rsidRPr="00022B46">
          <w:rPr>
            <w:rFonts w:ascii="Times New Roman" w:hAnsi="Times New Roman" w:cs="Times New Roman"/>
          </w:rPr>
          <w:t xml:space="preserve"> </w:t>
        </w:r>
      </w:ins>
      <w:r w:rsidRPr="00022B46">
        <w:rPr>
          <w:rFonts w:ascii="Times New Roman" w:hAnsi="Times New Roman" w:cs="Times New Roman"/>
        </w:rPr>
        <w:t xml:space="preserve">or above </w:t>
      </w:r>
      <w:del w:id="169" w:author="Rouf M Mian" w:date="2022-06-09T08:00:00Z">
        <w:r w:rsidRPr="00022B46" w:rsidDel="00FD3EA8">
          <w:rPr>
            <w:rFonts w:ascii="Times New Roman" w:hAnsi="Times New Roman" w:cs="Times New Roman"/>
          </w:rPr>
          <w:delText xml:space="preserve">a least significant difference (LSD) of </w:delText>
        </w:r>
      </w:del>
      <w:r w:rsidRPr="00022B46">
        <w:rPr>
          <w:rFonts w:ascii="Times New Roman" w:hAnsi="Times New Roman" w:cs="Times New Roman"/>
        </w:rPr>
        <w:t xml:space="preserve">the average yield of the checks </w:t>
      </w:r>
      <w:del w:id="170" w:author="Rouf M Mian" w:date="2022-06-09T08:01:00Z">
        <w:r w:rsidRPr="00022B46" w:rsidDel="00FD3EA8">
          <w:rPr>
            <w:rFonts w:ascii="Times New Roman" w:hAnsi="Times New Roman" w:cs="Times New Roman"/>
          </w:rPr>
          <w:delText xml:space="preserve">for </w:delText>
        </w:r>
      </w:del>
      <w:ins w:id="171" w:author="Rouf M Mian" w:date="2022-06-09T08:01:00Z">
        <w:r w:rsidR="00FD3EA8">
          <w:rPr>
            <w:rFonts w:ascii="Times New Roman" w:hAnsi="Times New Roman" w:cs="Times New Roman"/>
          </w:rPr>
          <w:t>in</w:t>
        </w:r>
        <w:r w:rsidR="00FD3EA8" w:rsidRPr="00022B46">
          <w:rPr>
            <w:rFonts w:ascii="Times New Roman" w:hAnsi="Times New Roman" w:cs="Times New Roman"/>
          </w:rPr>
          <w:t xml:space="preserve"> </w:t>
        </w:r>
      </w:ins>
      <w:r w:rsidRPr="00022B46">
        <w:rPr>
          <w:rFonts w:ascii="Times New Roman" w:hAnsi="Times New Roman" w:cs="Times New Roman"/>
        </w:rPr>
        <w:t xml:space="preserve">each test. Further selection was done using the seed composition traits by identifying the thirty RILs with the highest protein + oil content </w:t>
      </w:r>
      <w:del w:id="172" w:author="Rouf M Mian" w:date="2022-06-09T08:01:00Z">
        <w:r w:rsidRPr="00022B46" w:rsidDel="00FD3EA8">
          <w:rPr>
            <w:rFonts w:ascii="Times New Roman" w:hAnsi="Times New Roman" w:cs="Times New Roman"/>
          </w:rPr>
          <w:delText xml:space="preserve">on a dry basis from </w:delText>
        </w:r>
      </w:del>
      <w:r w:rsidRPr="00022B46">
        <w:rPr>
          <w:rFonts w:ascii="Times New Roman" w:hAnsi="Times New Roman" w:cs="Times New Roman"/>
        </w:rPr>
        <w:t>among the RILs which had passed the yield selection threshold.</w:t>
      </w:r>
    </w:p>
    <w:p w14:paraId="3A766CBB" w14:textId="677DE4A2" w:rsidR="0050139C" w:rsidRPr="00022B46" w:rsidRDefault="00CD5AF0">
      <w:pPr>
        <w:pStyle w:val="BodyText"/>
        <w:rPr>
          <w:rFonts w:ascii="Times New Roman" w:hAnsi="Times New Roman" w:cs="Times New Roman"/>
        </w:rPr>
      </w:pPr>
      <w:r w:rsidRPr="00022B46">
        <w:rPr>
          <w:rFonts w:ascii="Times New Roman" w:hAnsi="Times New Roman" w:cs="Times New Roman"/>
        </w:rPr>
        <w:t xml:space="preserve">These thirty lines were then grouped into two new tests of 15 RILs each based on maturity date. These two new tests </w:t>
      </w:r>
      <w:del w:id="173" w:author="Rouf M Mian" w:date="2022-06-09T08:02:00Z">
        <w:r w:rsidRPr="00022B46" w:rsidDel="00FD3EA8">
          <w:rPr>
            <w:rFonts w:ascii="Times New Roman" w:hAnsi="Times New Roman" w:cs="Times New Roman"/>
          </w:rPr>
          <w:delText xml:space="preserve">are </w:delText>
        </w:r>
      </w:del>
      <w:ins w:id="174" w:author="Rouf M Mian" w:date="2022-06-09T08:02:00Z">
        <w:r w:rsidR="00FD3EA8">
          <w:rPr>
            <w:rFonts w:ascii="Times New Roman" w:hAnsi="Times New Roman" w:cs="Times New Roman"/>
          </w:rPr>
          <w:t>were</w:t>
        </w:r>
        <w:r w:rsidR="00FD3EA8" w:rsidRPr="00022B46">
          <w:rPr>
            <w:rFonts w:ascii="Times New Roman" w:hAnsi="Times New Roman" w:cs="Times New Roman"/>
          </w:rPr>
          <w:t xml:space="preserve"> </w:t>
        </w:r>
      </w:ins>
      <w:r w:rsidRPr="00022B46">
        <w:rPr>
          <w:rFonts w:ascii="Times New Roman" w:hAnsi="Times New Roman" w:cs="Times New Roman"/>
        </w:rPr>
        <w:t>named Test 1 and Test 2. Yield check cultivars were again assigned to each test to match the maturity dates of the RILs that were in each test. Cultivars Dunphy, Dilday, and NC-Raleigh were used as checks in Test 1 and Dunphy, Ellis, N10-697, and Osage were used as checks in Test 2.</w:t>
      </w:r>
    </w:p>
    <w:p w14:paraId="6C3610E8" w14:textId="15C40DBC" w:rsidR="0050139C" w:rsidRPr="00022B46" w:rsidRDefault="00CD5AF0">
      <w:pPr>
        <w:pStyle w:val="BodyText"/>
        <w:rPr>
          <w:rFonts w:ascii="Times New Roman" w:hAnsi="Times New Roman" w:cs="Times New Roman"/>
        </w:rPr>
      </w:pPr>
      <w:r w:rsidRPr="00022B46">
        <w:rPr>
          <w:rFonts w:ascii="Times New Roman" w:hAnsi="Times New Roman" w:cs="Times New Roman"/>
        </w:rPr>
        <w:t xml:space="preserve">These two tests were grown in both the 2020 and 2021 seasons. These tests were grown in CLA and CAS in 2020 and CAS and PLY in 2021. RILs were grown in a randomized complete block design with four replications in each location. The same phenotypes were evaluated for each </w:t>
      </w:r>
      <w:del w:id="175" w:author="Rouf M Mian" w:date="2022-06-09T08:03:00Z">
        <w:r w:rsidRPr="00022B46" w:rsidDel="00FD3EA8">
          <w:rPr>
            <w:rFonts w:ascii="Times New Roman" w:hAnsi="Times New Roman" w:cs="Times New Roman"/>
          </w:rPr>
          <w:delText xml:space="preserve">genotype </w:delText>
        </w:r>
      </w:del>
      <w:ins w:id="176" w:author="Rouf M Mian" w:date="2022-06-09T08:03:00Z">
        <w:r w:rsidR="00FD3EA8">
          <w:rPr>
            <w:rFonts w:ascii="Times New Roman" w:hAnsi="Times New Roman" w:cs="Times New Roman"/>
          </w:rPr>
          <w:t>line</w:t>
        </w:r>
        <w:r w:rsidR="00FD3EA8" w:rsidRPr="00022B46">
          <w:rPr>
            <w:rFonts w:ascii="Times New Roman" w:hAnsi="Times New Roman" w:cs="Times New Roman"/>
          </w:rPr>
          <w:t xml:space="preserve"> </w:t>
        </w:r>
      </w:ins>
      <w:del w:id="177" w:author="Rouf M Mian" w:date="2022-06-09T08:03:00Z">
        <w:r w:rsidRPr="00022B46" w:rsidDel="00FD3EA8">
          <w:rPr>
            <w:rFonts w:ascii="Times New Roman" w:hAnsi="Times New Roman" w:cs="Times New Roman"/>
          </w:rPr>
          <w:delText>in the 2020 and 2021</w:delText>
        </w:r>
      </w:del>
      <w:ins w:id="178" w:author="Rouf M Mian" w:date="2022-06-09T08:03:00Z">
        <w:r w:rsidR="00FD3EA8">
          <w:rPr>
            <w:rFonts w:ascii="Times New Roman" w:hAnsi="Times New Roman" w:cs="Times New Roman"/>
          </w:rPr>
          <w:t>each</w:t>
        </w:r>
      </w:ins>
      <w:r w:rsidRPr="00022B46">
        <w:rPr>
          <w:rFonts w:ascii="Times New Roman" w:hAnsi="Times New Roman" w:cs="Times New Roman"/>
        </w:rPr>
        <w:t xml:space="preserve"> season</w:t>
      </w:r>
      <w:del w:id="179" w:author="Rouf M Mian" w:date="2022-06-09T08:03:00Z">
        <w:r w:rsidRPr="00022B46" w:rsidDel="00FD3EA8">
          <w:rPr>
            <w:rFonts w:ascii="Times New Roman" w:hAnsi="Times New Roman" w:cs="Times New Roman"/>
          </w:rPr>
          <w:delText>s</w:delText>
        </w:r>
      </w:del>
      <w:r w:rsidRPr="00022B46">
        <w:rPr>
          <w:rFonts w:ascii="Times New Roman" w:hAnsi="Times New Roman" w:cs="Times New Roman"/>
        </w:rPr>
        <w:t xml:space="preserve"> using the same methodology that was employed in the 2019 season.</w:t>
      </w:r>
    </w:p>
    <w:p w14:paraId="71337F5A" w14:textId="77777777" w:rsidR="0050139C" w:rsidRPr="00022B46" w:rsidRDefault="00CD5AF0">
      <w:pPr>
        <w:pStyle w:val="Heading2"/>
        <w:rPr>
          <w:rFonts w:ascii="Times New Roman" w:hAnsi="Times New Roman" w:cs="Times New Roman"/>
          <w:sz w:val="24"/>
          <w:szCs w:val="24"/>
        </w:rPr>
      </w:pPr>
      <w:bookmarkStart w:id="180" w:name="statistical-analysis"/>
      <w:bookmarkEnd w:id="152"/>
      <w:r w:rsidRPr="00022B46">
        <w:rPr>
          <w:rFonts w:ascii="Times New Roman" w:hAnsi="Times New Roman" w:cs="Times New Roman"/>
          <w:sz w:val="24"/>
          <w:szCs w:val="24"/>
        </w:rPr>
        <w:t>Statistical Analysis</w:t>
      </w:r>
    </w:p>
    <w:p w14:paraId="5FA98F43" w14:textId="77777777" w:rsidR="0050139C" w:rsidRPr="00022B46" w:rsidRDefault="00CD5AF0">
      <w:pPr>
        <w:pStyle w:val="FirstParagraph"/>
        <w:rPr>
          <w:rFonts w:ascii="Times New Roman" w:hAnsi="Times New Roman" w:cs="Times New Roman"/>
        </w:rPr>
      </w:pPr>
      <w:r w:rsidRPr="00022B46">
        <w:rPr>
          <w:rFonts w:ascii="Times New Roman" w:hAnsi="Times New Roman" w:cs="Times New Roman"/>
        </w:rPr>
        <w:t>Phenotypic traits were analysed with a mixed effects model with the form:</w:t>
      </w:r>
    </w:p>
    <w:p w14:paraId="06E9E904" w14:textId="77777777" w:rsidR="0050139C" w:rsidRPr="00022B46" w:rsidRDefault="00D1469D">
      <w:pPr>
        <w:pStyle w:val="BodyText"/>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ijk</m:t>
              </m:r>
            </m:sub>
          </m:sSub>
          <m:r>
            <m:rPr>
              <m:sty m:val="p"/>
            </m:rPr>
            <w:rPr>
              <w:rFonts w:ascii="Cambria Math" w:hAnsi="Cambria Math" w:cs="Times New Roman"/>
            </w:rPr>
            <m:t>=</m:t>
          </m:r>
          <m:r>
            <w:rPr>
              <w:rFonts w:ascii="Cambria Math" w:hAnsi="Cambria Math" w:cs="Times New Roman"/>
            </w:rPr>
            <m:t>μ</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k</m:t>
              </m:r>
            </m:sub>
          </m:sSub>
          <m:r>
            <m:rPr>
              <m:sty m:val="p"/>
            </m:rPr>
            <w:rPr>
              <w:rFonts w:ascii="Cambria Math" w:hAnsi="Cambria Math" w:cs="Times New Roman"/>
            </w:rPr>
            <m:t>+</m:t>
          </m:r>
          <m:r>
            <w:rPr>
              <w:rFonts w:ascii="Cambria Math" w:hAnsi="Cambria Math" w:cs="Times New Roman"/>
            </w:rPr>
            <m:t>G</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ϵ</m:t>
              </m:r>
            </m:e>
            <m:sub>
              <m:r>
                <w:rPr>
                  <w:rFonts w:ascii="Cambria Math" w:hAnsi="Cambria Math" w:cs="Times New Roman"/>
                </w:rPr>
                <m:t>ijk</m:t>
              </m:r>
            </m:sub>
          </m:sSub>
        </m:oMath>
      </m:oMathPara>
    </w:p>
    <w:p w14:paraId="569CF29A" w14:textId="77777777" w:rsidR="0050139C" w:rsidRPr="00022B46" w:rsidRDefault="00CD5AF0">
      <w:pPr>
        <w:pStyle w:val="FirstParagraph"/>
        <w:rPr>
          <w:rFonts w:ascii="Times New Roman" w:hAnsi="Times New Roman" w:cs="Times New Roman"/>
        </w:rPr>
      </w:pPr>
      <w:r w:rsidRPr="00022B46">
        <w:rPr>
          <w:rFonts w:ascii="Times New Roman" w:hAnsi="Times New Roman" w:cs="Times New Roman"/>
        </w:rPr>
        <w:t xml:space="preserve">Where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ijk</m:t>
            </m:r>
          </m:sub>
        </m:sSub>
      </m:oMath>
      <w:r w:rsidRPr="00022B46">
        <w:rPr>
          <w:rFonts w:ascii="Times New Roman" w:hAnsi="Times New Roman" w:cs="Times New Roman"/>
        </w:rPr>
        <w:t xml:space="preserve"> is the phenotypic measurement for rep</w:t>
      </w:r>
      <m:oMath>
        <m:r>
          <w:rPr>
            <w:rFonts w:ascii="Cambria Math" w:hAnsi="Cambria Math" w:cs="Times New Roman"/>
          </w:rPr>
          <m:t>j</m:t>
        </m:r>
      </m:oMath>
      <w:r w:rsidRPr="00022B46">
        <w:rPr>
          <w:rFonts w:ascii="Times New Roman" w:hAnsi="Times New Roman" w:cs="Times New Roman"/>
        </w:rPr>
        <w:t xml:space="preserve"> of genotype </w:t>
      </w:r>
      <m:oMath>
        <m:r>
          <w:rPr>
            <w:rFonts w:ascii="Cambria Math" w:hAnsi="Cambria Math" w:cs="Times New Roman"/>
          </w:rPr>
          <m:t>k</m:t>
        </m:r>
      </m:oMath>
      <w:r w:rsidRPr="00022B46">
        <w:rPr>
          <w:rFonts w:ascii="Times New Roman" w:hAnsi="Times New Roman" w:cs="Times New Roman"/>
        </w:rPr>
        <w:t xml:space="preserve"> in environment </w:t>
      </w:r>
      <m:oMath>
        <m:r>
          <w:rPr>
            <w:rFonts w:ascii="Cambria Math" w:hAnsi="Cambria Math" w:cs="Times New Roman"/>
          </w:rPr>
          <m:t>i</m:t>
        </m:r>
      </m:oMath>
      <w:r w:rsidRPr="00022B46">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m:t>
            </m:r>
          </m:sub>
        </m:sSub>
      </m:oMath>
      <w:r w:rsidRPr="00022B46">
        <w:rPr>
          <w:rFonts w:ascii="Times New Roman" w:hAnsi="Times New Roman" w:cs="Times New Roman"/>
        </w:rPr>
        <w:t xml:space="preserve"> is the effect of environment </w:t>
      </w:r>
      <m:oMath>
        <m:r>
          <w:rPr>
            <w:rFonts w:ascii="Cambria Math" w:hAnsi="Cambria Math" w:cs="Times New Roman"/>
          </w:rPr>
          <m:t>i</m:t>
        </m:r>
      </m:oMath>
      <w:r w:rsidRPr="00022B46">
        <w:rPr>
          <w:rFonts w:ascii="Times New Roman" w:hAnsi="Times New Roman" w:cs="Times New Roman"/>
        </w:rPr>
        <w:t xml:space="preserve">, </w:t>
      </w:r>
      <m:oMath>
        <m:r>
          <w:rPr>
            <w:rFonts w:ascii="Cambria Math" w:hAnsi="Cambria Math" w:cs="Times New Roman"/>
          </w:rPr>
          <m:t>B</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m:t>
            </m:r>
          </m:sub>
        </m:sSub>
        <m:r>
          <m:rPr>
            <m:sty m:val="p"/>
          </m:rPr>
          <w:rPr>
            <w:rFonts w:ascii="Cambria Math" w:hAnsi="Cambria Math" w:cs="Times New Roman"/>
          </w:rPr>
          <m:t>)</m:t>
        </m:r>
      </m:oMath>
      <w:r w:rsidRPr="00022B46">
        <w:rPr>
          <w:rFonts w:ascii="Times New Roman" w:hAnsi="Times New Roman" w:cs="Times New Roman"/>
        </w:rPr>
        <w:t xml:space="preserve"> is the effect of replication nested within environment,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k</m:t>
            </m:r>
          </m:sub>
        </m:sSub>
      </m:oMath>
      <w:r w:rsidRPr="00022B46">
        <w:rPr>
          <w:rFonts w:ascii="Times New Roman" w:hAnsi="Times New Roman" w:cs="Times New Roman"/>
        </w:rPr>
        <w:t xml:space="preserve"> is the effect of genotype </w:t>
      </w:r>
      <m:oMath>
        <m:r>
          <w:rPr>
            <w:rFonts w:ascii="Cambria Math" w:hAnsi="Cambria Math" w:cs="Times New Roman"/>
          </w:rPr>
          <m:t>G</m:t>
        </m:r>
      </m:oMath>
      <w:r w:rsidRPr="00022B46">
        <w:rPr>
          <w:rFonts w:ascii="Times New Roman" w:hAnsi="Times New Roman" w:cs="Times New Roman"/>
        </w:rPr>
        <w:t xml:space="preserve">, </w:t>
      </w:r>
      <m:oMath>
        <m:r>
          <w:rPr>
            <w:rFonts w:ascii="Cambria Math" w:hAnsi="Cambria Math" w:cs="Times New Roman"/>
          </w:rPr>
          <m:t>G</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ik</m:t>
            </m:r>
          </m:sub>
        </m:sSub>
      </m:oMath>
      <w:r w:rsidRPr="00022B46">
        <w:rPr>
          <w:rFonts w:ascii="Times New Roman" w:hAnsi="Times New Roman" w:cs="Times New Roman"/>
        </w:rPr>
        <w:t xml:space="preserve"> is the interaction effect of environment </w:t>
      </w:r>
      <m:oMath>
        <m:r>
          <w:rPr>
            <w:rFonts w:ascii="Cambria Math" w:hAnsi="Cambria Math" w:cs="Times New Roman"/>
          </w:rPr>
          <m:t>E</m:t>
        </m:r>
      </m:oMath>
      <w:r w:rsidRPr="00022B46">
        <w:rPr>
          <w:rFonts w:ascii="Times New Roman" w:hAnsi="Times New Roman" w:cs="Times New Roman"/>
        </w:rPr>
        <w:t xml:space="preserve"> and genotype </w:t>
      </w:r>
      <m:oMath>
        <m:r>
          <w:rPr>
            <w:rFonts w:ascii="Cambria Math" w:hAnsi="Cambria Math" w:cs="Times New Roman"/>
          </w:rPr>
          <m:t>G</m:t>
        </m:r>
      </m:oMath>
      <w:r w:rsidRPr="00022B46">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ϵ</m:t>
            </m:r>
          </m:e>
          <m:sub>
            <m:r>
              <w:rPr>
                <w:rFonts w:ascii="Cambria Math" w:hAnsi="Cambria Math" w:cs="Times New Roman"/>
              </w:rPr>
              <m:t>ijk</m:t>
            </m:r>
          </m:sub>
        </m:sSub>
      </m:oMath>
      <w:r w:rsidRPr="00022B46">
        <w:rPr>
          <w:rFonts w:ascii="Times New Roman" w:hAnsi="Times New Roman" w:cs="Times New Roman"/>
        </w:rPr>
        <w:t xml:space="preserve"> is </w:t>
      </w:r>
      <w:r w:rsidRPr="00022B46">
        <w:rPr>
          <w:rFonts w:ascii="Times New Roman" w:hAnsi="Times New Roman" w:cs="Times New Roman"/>
        </w:rPr>
        <w:lastRenderedPageBreak/>
        <w:t>the measurement error. The genotype effect was treated as fixed and all other factors were treated as random.</w:t>
      </w:r>
    </w:p>
    <w:p w14:paraId="5E13E7F8" w14:textId="77777777" w:rsidR="0050139C" w:rsidRPr="00022B46" w:rsidRDefault="00CD5AF0">
      <w:pPr>
        <w:pStyle w:val="BodyText"/>
        <w:rPr>
          <w:rFonts w:ascii="Times New Roman" w:hAnsi="Times New Roman" w:cs="Times New Roman"/>
        </w:rPr>
      </w:pPr>
      <w:r w:rsidRPr="00022B46">
        <w:rPr>
          <w:rFonts w:ascii="Times New Roman" w:hAnsi="Times New Roman" w:cs="Times New Roman"/>
        </w:rPr>
        <w:t xml:space="preserve">Models were fit using the gamem_met function from the metan </w:t>
      </w:r>
      <w:proofErr w:type="gramStart"/>
      <w:r w:rsidRPr="00022B46">
        <w:rPr>
          <w:rFonts w:ascii="Times New Roman" w:hAnsi="Times New Roman" w:cs="Times New Roman"/>
        </w:rPr>
        <w:t>package(</w:t>
      </w:r>
      <w:proofErr w:type="gramEnd"/>
      <w:r w:rsidRPr="00022B46">
        <w:rPr>
          <w:rFonts w:ascii="Times New Roman" w:hAnsi="Times New Roman" w:cs="Times New Roman"/>
        </w:rPr>
        <w:t xml:space="preserve">Olivoto and Lucio 2020). Least-square means (LS Means) for each genotype and trait were calculated using the above model using the emmeans </w:t>
      </w:r>
      <w:proofErr w:type="gramStart"/>
      <w:r w:rsidRPr="00022B46">
        <w:rPr>
          <w:rFonts w:ascii="Times New Roman" w:hAnsi="Times New Roman" w:cs="Times New Roman"/>
        </w:rPr>
        <w:t>package(</w:t>
      </w:r>
      <w:proofErr w:type="gramEnd"/>
      <w:r w:rsidRPr="00022B46">
        <w:rPr>
          <w:rFonts w:ascii="Times New Roman" w:hAnsi="Times New Roman" w:cs="Times New Roman"/>
        </w:rPr>
        <w:t xml:space="preserve">Lenth 2022) in R. The emmeans package was also used to calculate contrasts as a post-hoc test to compare RIL phenotype means to check means for all collected phenotypes. A sidak adjustment was used to account for multiple comparisons in the calculation of </w:t>
      </w:r>
      <w:proofErr w:type="gramStart"/>
      <w:r w:rsidRPr="00022B46">
        <w:rPr>
          <w:rFonts w:ascii="Times New Roman" w:hAnsi="Times New Roman" w:cs="Times New Roman"/>
        </w:rPr>
        <w:t>contrasts.Pearson</w:t>
      </w:r>
      <w:proofErr w:type="gramEnd"/>
      <w:r w:rsidRPr="00022B46">
        <w:rPr>
          <w:rFonts w:ascii="Times New Roman" w:hAnsi="Times New Roman" w:cs="Times New Roman"/>
        </w:rPr>
        <w:t xml:space="preserve"> correlation coefficients between each phenotype were calculated with the metan package. Pearson correlation coefficients between each phenotype were calculated with the metan package as well.</w:t>
      </w:r>
    </w:p>
    <w:p w14:paraId="3CB6EFC2" w14:textId="77777777" w:rsidR="0050139C" w:rsidRPr="00022B46" w:rsidRDefault="00CD5AF0">
      <w:pPr>
        <w:pStyle w:val="BodyText"/>
        <w:rPr>
          <w:rFonts w:ascii="Times New Roman" w:hAnsi="Times New Roman" w:cs="Times New Roman"/>
        </w:rPr>
      </w:pPr>
      <w:r w:rsidRPr="00022B46">
        <w:rPr>
          <w:rFonts w:ascii="Times New Roman" w:hAnsi="Times New Roman" w:cs="Times New Roman"/>
        </w:rPr>
        <w:t>The pearson correlation is calculated for each pair of traits as:</w:t>
      </w:r>
    </w:p>
    <w:p w14:paraId="5118B713" w14:textId="77777777" w:rsidR="0050139C" w:rsidRPr="00022B46" w:rsidRDefault="00CD5AF0">
      <w:pPr>
        <w:pStyle w:val="BodyText"/>
        <w:rPr>
          <w:rFonts w:ascii="Times New Roman" w:hAnsi="Times New Roman" w:cs="Times New Roman"/>
        </w:rPr>
      </w:pPr>
      <m:oMathPara>
        <m:oMathParaPr>
          <m:jc m:val="center"/>
        </m:oMathParaPr>
        <m:oMath>
          <m:r>
            <w:rPr>
              <w:rFonts w:ascii="Cambria Math" w:hAnsi="Cambria Math" w:cs="Times New Roman"/>
            </w:rPr>
            <m:t>r</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x</m:t>
                  </m:r>
                </m:sub>
              </m:sSub>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y</m:t>
                  </m:r>
                </m:sub>
              </m:sSub>
              <m:r>
                <m:rPr>
                  <m:sty m:val="p"/>
                </m:rPr>
                <w:rPr>
                  <w:rFonts w:ascii="Cambria Math" w:hAnsi="Cambria Math" w:cs="Times New Roman"/>
                </w:rPr>
                <m:t>)</m:t>
              </m:r>
            </m:num>
            <m:den>
              <m:rad>
                <m:radPr>
                  <m:degHide m:val="1"/>
                  <m:ctrlPr>
                    <w:rPr>
                      <w:rFonts w:ascii="Cambria Math" w:hAnsi="Cambria Math" w:cs="Times New Roman"/>
                    </w:rPr>
                  </m:ctrlPr>
                </m:radPr>
                <m:deg/>
                <m:e>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x</m:t>
                      </m:r>
                    </m:sub>
                  </m:sSub>
                  <m:sSup>
                    <m:sSupPr>
                      <m:ctrlPr>
                        <w:rPr>
                          <w:rFonts w:ascii="Cambria Math" w:hAnsi="Cambria Math" w:cs="Times New Roman"/>
                        </w:rPr>
                      </m:ctrlPr>
                    </m:sSupPr>
                    <m:e>
                      <m:r>
                        <m:rPr>
                          <m:sty m:val="p"/>
                        </m:rPr>
                        <w:rPr>
                          <w:rFonts w:ascii="Cambria Math" w:hAnsi="Cambria Math" w:cs="Times New Roman"/>
                        </w:rPr>
                        <m:t>)</m:t>
                      </m:r>
                    </m:e>
                    <m:sup>
                      <m:r>
                        <w:rPr>
                          <w:rFonts w:ascii="Cambria Math" w:hAnsi="Cambria Math" w:cs="Times New Roman"/>
                        </w:rPr>
                        <m:t>2</m:t>
                      </m:r>
                    </m:sup>
                  </m:sSup>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y</m:t>
                      </m:r>
                    </m:sub>
                  </m:sSub>
                  <m:sSup>
                    <m:sSupPr>
                      <m:ctrlPr>
                        <w:rPr>
                          <w:rFonts w:ascii="Cambria Math" w:hAnsi="Cambria Math" w:cs="Times New Roman"/>
                        </w:rPr>
                      </m:ctrlPr>
                    </m:sSupPr>
                    <m:e>
                      <m:r>
                        <m:rPr>
                          <m:sty m:val="p"/>
                        </m:rPr>
                        <w:rPr>
                          <w:rFonts w:ascii="Cambria Math" w:hAnsi="Cambria Math" w:cs="Times New Roman"/>
                        </w:rPr>
                        <m:t>)</m:t>
                      </m:r>
                    </m:e>
                    <m:sup>
                      <m:r>
                        <w:rPr>
                          <w:rFonts w:ascii="Cambria Math" w:hAnsi="Cambria Math" w:cs="Times New Roman"/>
                        </w:rPr>
                        <m:t>2</m:t>
                      </m:r>
                    </m:sup>
                  </m:sSup>
                </m:e>
              </m:rad>
            </m:den>
          </m:f>
        </m:oMath>
      </m:oMathPara>
    </w:p>
    <w:p w14:paraId="3C342653" w14:textId="77777777" w:rsidR="0050139C" w:rsidRPr="00022B46" w:rsidRDefault="00CD5AF0">
      <w:pPr>
        <w:pStyle w:val="FirstParagraph"/>
        <w:rPr>
          <w:rFonts w:ascii="Times New Roman" w:hAnsi="Times New Roman" w:cs="Times New Roman"/>
        </w:rPr>
      </w:pPr>
      <w:r w:rsidRPr="00022B46">
        <w:rPr>
          <w:rFonts w:ascii="Times New Roman" w:hAnsi="Times New Roman" w:cs="Times New Roman"/>
        </w:rPr>
        <w:t xml:space="preserve">Where </w:t>
      </w:r>
      <m:oMath>
        <m:r>
          <w:rPr>
            <w:rFonts w:ascii="Cambria Math" w:hAnsi="Cambria Math" w:cs="Times New Roman"/>
          </w:rPr>
          <m:t>x</m:t>
        </m:r>
      </m:oMath>
      <w:r w:rsidRPr="00022B46">
        <w:rPr>
          <w:rFonts w:ascii="Times New Roman" w:hAnsi="Times New Roman" w:cs="Times New Roman"/>
        </w:rPr>
        <w:t xml:space="preserve"> and </w:t>
      </w:r>
      <m:oMath>
        <m:r>
          <w:rPr>
            <w:rFonts w:ascii="Cambria Math" w:hAnsi="Cambria Math" w:cs="Times New Roman"/>
          </w:rPr>
          <m:t>y</m:t>
        </m:r>
      </m:oMath>
      <w:r w:rsidRPr="00022B46">
        <w:rPr>
          <w:rFonts w:ascii="Times New Roman" w:hAnsi="Times New Roman" w:cs="Times New Roman"/>
        </w:rPr>
        <w:t xml:space="preserve"> are measurements of the two phenotypes,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x</m:t>
            </m:r>
          </m:sub>
        </m:sSub>
      </m:oMath>
      <w:r w:rsidRPr="00022B46">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y</m:t>
            </m:r>
          </m:sub>
        </m:sSub>
      </m:oMath>
      <w:r w:rsidRPr="00022B46">
        <w:rPr>
          <w:rFonts w:ascii="Times New Roman" w:hAnsi="Times New Roman" w:cs="Times New Roman"/>
        </w:rPr>
        <w:t xml:space="preserve"> are the means of each phenotype, and </w:t>
      </w:r>
      <m:oMath>
        <m:r>
          <w:rPr>
            <w:rFonts w:ascii="Cambria Math" w:hAnsi="Cambria Math" w:cs="Times New Roman"/>
          </w:rPr>
          <m:t>r</m:t>
        </m:r>
      </m:oMath>
      <w:r w:rsidRPr="00022B46">
        <w:rPr>
          <w:rFonts w:ascii="Times New Roman" w:hAnsi="Times New Roman" w:cs="Times New Roman"/>
        </w:rPr>
        <w:t xml:space="preserve"> is the correlation coefficient.</w:t>
      </w:r>
    </w:p>
    <w:p w14:paraId="37AF1080" w14:textId="77777777" w:rsidR="0050139C" w:rsidRPr="00022B46" w:rsidRDefault="00CD5AF0">
      <w:pPr>
        <w:pStyle w:val="Heading1"/>
        <w:rPr>
          <w:rFonts w:ascii="Times New Roman" w:hAnsi="Times New Roman" w:cs="Times New Roman"/>
          <w:sz w:val="24"/>
          <w:szCs w:val="24"/>
        </w:rPr>
      </w:pPr>
      <w:bookmarkStart w:id="181" w:name="results-and-discussion"/>
      <w:bookmarkEnd w:id="122"/>
      <w:bookmarkEnd w:id="180"/>
      <w:r w:rsidRPr="00022B46">
        <w:rPr>
          <w:rFonts w:ascii="Times New Roman" w:hAnsi="Times New Roman" w:cs="Times New Roman"/>
          <w:sz w:val="24"/>
          <w:szCs w:val="24"/>
        </w:rPr>
        <w:t>Results and discussion</w:t>
      </w:r>
    </w:p>
    <w:p w14:paraId="5218C9E1" w14:textId="77777777" w:rsidR="0050139C" w:rsidRPr="00022B46" w:rsidRDefault="00CD5AF0">
      <w:pPr>
        <w:pStyle w:val="Heading2"/>
        <w:rPr>
          <w:rFonts w:ascii="Times New Roman" w:hAnsi="Times New Roman" w:cs="Times New Roman"/>
          <w:sz w:val="24"/>
          <w:szCs w:val="24"/>
        </w:rPr>
      </w:pPr>
      <w:bookmarkStart w:id="182" w:name="phenotypic-correlations"/>
      <w:r w:rsidRPr="00022B46">
        <w:rPr>
          <w:rFonts w:ascii="Times New Roman" w:hAnsi="Times New Roman" w:cs="Times New Roman"/>
          <w:sz w:val="24"/>
          <w:szCs w:val="24"/>
        </w:rPr>
        <w:t>Phenotypic correlations</w:t>
      </w:r>
    </w:p>
    <w:p w14:paraId="1C058C3D" w14:textId="1E59352F" w:rsidR="0050139C" w:rsidRPr="00022B46" w:rsidRDefault="00CD5AF0">
      <w:pPr>
        <w:pStyle w:val="FirstParagraph"/>
        <w:rPr>
          <w:rFonts w:ascii="Times New Roman" w:hAnsi="Times New Roman" w:cs="Times New Roman"/>
        </w:rPr>
      </w:pPr>
      <w:r w:rsidRPr="00022B46">
        <w:rPr>
          <w:rFonts w:ascii="Times New Roman" w:hAnsi="Times New Roman" w:cs="Times New Roman"/>
        </w:rPr>
        <w:t>A strong negative correlation</w:t>
      </w:r>
      <w:ins w:id="183" w:author="Rouf M Mian" w:date="2022-06-09T08:53:00Z">
        <w:r w:rsidR="00084837">
          <w:rPr>
            <w:rFonts w:ascii="Times New Roman" w:hAnsi="Times New Roman" w:cs="Times New Roman"/>
          </w:rPr>
          <w:t xml:space="preserve"> (</w:t>
        </w:r>
        <w:r w:rsidR="00E62714" w:rsidRPr="00022B46">
          <w:rPr>
            <w:rFonts w:ascii="Times New Roman" w:hAnsi="Times New Roman" w:cs="Times New Roman"/>
          </w:rPr>
          <w:t>r = -0.93</w:t>
        </w:r>
        <w:r w:rsidR="00E62714">
          <w:rPr>
            <w:rFonts w:ascii="Times New Roman" w:hAnsi="Times New Roman" w:cs="Times New Roman"/>
          </w:rPr>
          <w:t>)</w:t>
        </w:r>
      </w:ins>
      <w:r w:rsidRPr="00022B46">
        <w:rPr>
          <w:rFonts w:ascii="Times New Roman" w:hAnsi="Times New Roman" w:cs="Times New Roman"/>
        </w:rPr>
        <w:t xml:space="preserve"> was observed in both tests between seed protein and seed oil content.</w:t>
      </w:r>
      <w:del w:id="184" w:author="Rouf M Mian" w:date="2022-06-09T08:54:00Z">
        <w:r w:rsidRPr="00022B46" w:rsidDel="00E62714">
          <w:rPr>
            <w:rFonts w:ascii="Times New Roman" w:hAnsi="Times New Roman" w:cs="Times New Roman"/>
          </w:rPr>
          <w:delText xml:space="preserve"> A coefficient of </w:delText>
        </w:r>
      </w:del>
      <w:del w:id="185" w:author="Rouf M Mian" w:date="2022-06-09T08:53:00Z">
        <w:r w:rsidRPr="00022B46" w:rsidDel="00E62714">
          <w:rPr>
            <w:rFonts w:ascii="Times New Roman" w:hAnsi="Times New Roman" w:cs="Times New Roman"/>
          </w:rPr>
          <w:delText xml:space="preserve">r = -0.93 </w:delText>
        </w:r>
      </w:del>
      <w:del w:id="186" w:author="Rouf M Mian" w:date="2022-06-09T08:54:00Z">
        <w:r w:rsidRPr="00022B46" w:rsidDel="00E62714">
          <w:rPr>
            <w:rFonts w:ascii="Times New Roman" w:hAnsi="Times New Roman" w:cs="Times New Roman"/>
          </w:rPr>
          <w:delText>was observed in both populations.</w:delText>
        </w:r>
      </w:del>
      <w:r w:rsidRPr="00022B46">
        <w:rPr>
          <w:rFonts w:ascii="Times New Roman" w:hAnsi="Times New Roman" w:cs="Times New Roman"/>
        </w:rPr>
        <w:t xml:space="preserve"> A </w:t>
      </w:r>
      <w:ins w:id="187" w:author="Rouf M Mian" w:date="2022-06-09T08:54:00Z">
        <w:r w:rsidR="00E62714">
          <w:rPr>
            <w:rFonts w:ascii="Times New Roman" w:hAnsi="Times New Roman" w:cs="Times New Roman"/>
          </w:rPr>
          <w:t xml:space="preserve">weak </w:t>
        </w:r>
      </w:ins>
      <w:r w:rsidRPr="00022B46">
        <w:rPr>
          <w:rFonts w:ascii="Times New Roman" w:hAnsi="Times New Roman" w:cs="Times New Roman"/>
        </w:rPr>
        <w:t xml:space="preserve">negative correlation </w:t>
      </w:r>
      <w:ins w:id="188" w:author="Rouf M Mian" w:date="2022-06-09T08:54:00Z">
        <w:r w:rsidR="00E62714">
          <w:rPr>
            <w:rFonts w:ascii="Times New Roman" w:hAnsi="Times New Roman" w:cs="Times New Roman"/>
          </w:rPr>
          <w:t>(</w:t>
        </w:r>
        <w:r w:rsidR="00E62714" w:rsidRPr="00022B46">
          <w:rPr>
            <w:rFonts w:ascii="Times New Roman" w:hAnsi="Times New Roman" w:cs="Times New Roman"/>
          </w:rPr>
          <w:t>r = -0.29</w:t>
        </w:r>
        <w:r w:rsidR="00E62714">
          <w:rPr>
            <w:rFonts w:ascii="Times New Roman" w:hAnsi="Times New Roman" w:cs="Times New Roman"/>
          </w:rPr>
          <w:t>)</w:t>
        </w:r>
        <w:r w:rsidR="00E62714" w:rsidRPr="00022B46">
          <w:rPr>
            <w:rFonts w:ascii="Times New Roman" w:hAnsi="Times New Roman" w:cs="Times New Roman"/>
          </w:rPr>
          <w:t xml:space="preserve"> </w:t>
        </w:r>
      </w:ins>
      <w:r w:rsidRPr="00022B46">
        <w:rPr>
          <w:rFonts w:ascii="Times New Roman" w:hAnsi="Times New Roman" w:cs="Times New Roman"/>
        </w:rPr>
        <w:t xml:space="preserve">was observed between seed protein and yield </w:t>
      </w:r>
      <w:ins w:id="189" w:author="Rouf M Mian" w:date="2022-06-09T08:56:00Z">
        <w:r w:rsidR="00E62714">
          <w:rPr>
            <w:rFonts w:ascii="Times New Roman" w:hAnsi="Times New Roman" w:cs="Times New Roman"/>
          </w:rPr>
          <w:t xml:space="preserve">in </w:t>
        </w:r>
      </w:ins>
      <w:del w:id="190" w:author="Rouf M Mian" w:date="2022-06-09T08:55:00Z">
        <w:r w:rsidRPr="00022B46" w:rsidDel="00E62714">
          <w:rPr>
            <w:rFonts w:ascii="Times New Roman" w:hAnsi="Times New Roman" w:cs="Times New Roman"/>
          </w:rPr>
          <w:delText xml:space="preserve">with correlation coefficient of </w:delText>
        </w:r>
      </w:del>
      <w:del w:id="191" w:author="Rouf M Mian" w:date="2022-06-09T08:54:00Z">
        <w:r w:rsidRPr="00022B46" w:rsidDel="00E62714">
          <w:rPr>
            <w:rFonts w:ascii="Times New Roman" w:hAnsi="Times New Roman" w:cs="Times New Roman"/>
          </w:rPr>
          <w:delText xml:space="preserve">r = -0.29 </w:delText>
        </w:r>
      </w:del>
      <w:del w:id="192" w:author="Rouf M Mian" w:date="2022-06-09T08:56:00Z">
        <w:r w:rsidRPr="00022B46" w:rsidDel="00E62714">
          <w:rPr>
            <w:rFonts w:ascii="Times New Roman" w:hAnsi="Times New Roman" w:cs="Times New Roman"/>
          </w:rPr>
          <w:delText xml:space="preserve">was observed in </w:delText>
        </w:r>
      </w:del>
      <w:r w:rsidRPr="00022B46">
        <w:rPr>
          <w:rFonts w:ascii="Times New Roman" w:hAnsi="Times New Roman" w:cs="Times New Roman"/>
        </w:rPr>
        <w:t>both tests</w:t>
      </w:r>
      <w:ins w:id="193" w:author="Rouf M Mian" w:date="2022-06-09T08:56:00Z">
        <w:r w:rsidR="00E62714">
          <w:rPr>
            <w:rFonts w:ascii="Times New Roman" w:hAnsi="Times New Roman" w:cs="Times New Roman"/>
          </w:rPr>
          <w:t xml:space="preserve"> which was </w:t>
        </w:r>
      </w:ins>
      <w:del w:id="194" w:author="Rouf M Mian" w:date="2022-06-09T08:57:00Z">
        <w:r w:rsidRPr="00022B46" w:rsidDel="00E62714">
          <w:rPr>
            <w:rFonts w:ascii="Times New Roman" w:hAnsi="Times New Roman" w:cs="Times New Roman"/>
          </w:rPr>
          <w:delText xml:space="preserve">. This correlation was not </w:delText>
        </w:r>
      </w:del>
      <w:r w:rsidRPr="00022B46">
        <w:rPr>
          <w:rFonts w:ascii="Times New Roman" w:hAnsi="Times New Roman" w:cs="Times New Roman"/>
        </w:rPr>
        <w:t xml:space="preserve">statistically </w:t>
      </w:r>
      <w:ins w:id="195" w:author="Rouf M Mian" w:date="2022-06-09T08:57:00Z">
        <w:r w:rsidR="00E62714">
          <w:rPr>
            <w:rFonts w:ascii="Times New Roman" w:hAnsi="Times New Roman" w:cs="Times New Roman"/>
          </w:rPr>
          <w:t>in</w:t>
        </w:r>
      </w:ins>
      <w:r w:rsidRPr="00022B46">
        <w:rPr>
          <w:rFonts w:ascii="Times New Roman" w:hAnsi="Times New Roman" w:cs="Times New Roman"/>
        </w:rPr>
        <w:t xml:space="preserve">significant in either population. </w:t>
      </w:r>
      <w:del w:id="196" w:author="Rouf M Mian" w:date="2022-06-09T08:57:00Z">
        <w:r w:rsidRPr="00022B46" w:rsidDel="00E62714">
          <w:rPr>
            <w:rFonts w:ascii="Times New Roman" w:hAnsi="Times New Roman" w:cs="Times New Roman"/>
          </w:rPr>
          <w:delText>A w</w:delText>
        </w:r>
      </w:del>
      <w:ins w:id="197" w:author="Rouf M Mian" w:date="2022-06-09T08:57:00Z">
        <w:r w:rsidR="00E62714">
          <w:rPr>
            <w:rFonts w:ascii="Times New Roman" w:hAnsi="Times New Roman" w:cs="Times New Roman"/>
          </w:rPr>
          <w:t>W</w:t>
        </w:r>
      </w:ins>
      <w:r w:rsidRPr="00022B46">
        <w:rPr>
          <w:rFonts w:ascii="Times New Roman" w:hAnsi="Times New Roman" w:cs="Times New Roman"/>
        </w:rPr>
        <w:t>eak positive correlation</w:t>
      </w:r>
      <w:ins w:id="198" w:author="Rouf M Mian" w:date="2022-06-09T08:57:00Z">
        <w:r w:rsidR="00E62714">
          <w:rPr>
            <w:rFonts w:ascii="Times New Roman" w:hAnsi="Times New Roman" w:cs="Times New Roman"/>
          </w:rPr>
          <w:t>s</w:t>
        </w:r>
      </w:ins>
      <w:r w:rsidRPr="00022B46">
        <w:rPr>
          <w:rFonts w:ascii="Times New Roman" w:hAnsi="Times New Roman" w:cs="Times New Roman"/>
        </w:rPr>
        <w:t xml:space="preserve"> </w:t>
      </w:r>
      <w:del w:id="199" w:author="Rouf M Mian" w:date="2022-06-09T08:57:00Z">
        <w:r w:rsidRPr="00022B46" w:rsidDel="00E62714">
          <w:rPr>
            <w:rFonts w:ascii="Times New Roman" w:hAnsi="Times New Roman" w:cs="Times New Roman"/>
          </w:rPr>
          <w:delText xml:space="preserve">was </w:delText>
        </w:r>
      </w:del>
      <w:ins w:id="200" w:author="Rouf M Mian" w:date="2022-06-09T08:57:00Z">
        <w:r w:rsidR="00E62714">
          <w:rPr>
            <w:rFonts w:ascii="Times New Roman" w:hAnsi="Times New Roman" w:cs="Times New Roman"/>
          </w:rPr>
          <w:t>were also</w:t>
        </w:r>
        <w:r w:rsidR="00E62714" w:rsidRPr="00022B46">
          <w:rPr>
            <w:rFonts w:ascii="Times New Roman" w:hAnsi="Times New Roman" w:cs="Times New Roman"/>
          </w:rPr>
          <w:t xml:space="preserve"> </w:t>
        </w:r>
      </w:ins>
      <w:r w:rsidRPr="00022B46">
        <w:rPr>
          <w:rFonts w:ascii="Times New Roman" w:hAnsi="Times New Roman" w:cs="Times New Roman"/>
        </w:rPr>
        <w:t xml:space="preserve">observed between seed oil and seed yield in both populations. A correlation coefficient of r = 0.24 was observed in Test 1 while a coefficient of r = 0.28 was observed in Test 2. These correlation coefficients were not statistically significant in either population. </w:t>
      </w:r>
      <w:del w:id="201" w:author="Rouf M Mian" w:date="2022-06-09T08:59:00Z">
        <w:r w:rsidRPr="00022B46" w:rsidDel="00E62714">
          <w:rPr>
            <w:rFonts w:ascii="Times New Roman" w:hAnsi="Times New Roman" w:cs="Times New Roman"/>
          </w:rPr>
          <w:delText>Visualizations of t</w:delText>
        </w:r>
      </w:del>
      <w:ins w:id="202" w:author="Rouf M Mian" w:date="2022-06-09T08:59:00Z">
        <w:r w:rsidR="00E62714">
          <w:rPr>
            <w:rFonts w:ascii="Times New Roman" w:hAnsi="Times New Roman" w:cs="Times New Roman"/>
          </w:rPr>
          <w:t>T</w:t>
        </w:r>
      </w:ins>
      <w:r w:rsidRPr="00022B46">
        <w:rPr>
          <w:rFonts w:ascii="Times New Roman" w:hAnsi="Times New Roman" w:cs="Times New Roman"/>
        </w:rPr>
        <w:t xml:space="preserve">he pairwise correlation coefficients for Tests 1 and 2 </w:t>
      </w:r>
      <w:del w:id="203" w:author="Rouf M Mian" w:date="2022-06-09T08:59:00Z">
        <w:r w:rsidRPr="00022B46" w:rsidDel="00E62714">
          <w:rPr>
            <w:rFonts w:ascii="Times New Roman" w:hAnsi="Times New Roman" w:cs="Times New Roman"/>
          </w:rPr>
          <w:delText>can be seen</w:delText>
        </w:r>
      </w:del>
      <w:ins w:id="204" w:author="Rouf M Mian" w:date="2022-06-09T08:59:00Z">
        <w:r w:rsidR="00E62714">
          <w:rPr>
            <w:rFonts w:ascii="Times New Roman" w:hAnsi="Times New Roman" w:cs="Times New Roman"/>
          </w:rPr>
          <w:t>are presented</w:t>
        </w:r>
      </w:ins>
      <w:r w:rsidRPr="00022B46">
        <w:rPr>
          <w:rFonts w:ascii="Times New Roman" w:hAnsi="Times New Roman" w:cs="Times New Roman"/>
        </w:rPr>
        <w:t xml:space="preserve"> in supplementary figures 2 and 3, respectively.</w:t>
      </w:r>
    </w:p>
    <w:p w14:paraId="1BE1CF49" w14:textId="77777777" w:rsidR="0050139C" w:rsidRPr="00022B46" w:rsidRDefault="00CD5AF0">
      <w:pPr>
        <w:pStyle w:val="CaptionedFigure"/>
        <w:rPr>
          <w:rFonts w:ascii="Times New Roman" w:hAnsi="Times New Roman" w:cs="Times New Roman"/>
        </w:rPr>
      </w:pPr>
      <w:r w:rsidRPr="00022B46">
        <w:rPr>
          <w:rFonts w:ascii="Times New Roman" w:hAnsi="Times New Roman" w:cs="Times New Roman"/>
          <w:noProof/>
        </w:rPr>
        <w:lastRenderedPageBreak/>
        <w:drawing>
          <wp:inline distT="0" distB="0" distL="0" distR="0" wp14:anchorId="0447E003" wp14:editId="54697794">
            <wp:extent cx="5334000" cy="4445000"/>
            <wp:effectExtent l="0" t="0" r="0" b="0"/>
            <wp:docPr id="1" name="Picture" descr="Genotype Least square means for seed oil, seed protein, and seed yield for soybean RILs in Test 1 (A) and Test 2 (B). Points indicate the least square means and error bars indicate the standard errors in the estimation of least square means. Blue dots indicate that a RIL has a least square mean above the average of the checks in the test and a color of red indicates that the RIL has a mean value below the check average. The check average is shown with the vertical dashed line."/>
            <wp:cNvGraphicFramePr/>
            <a:graphic xmlns:a="http://schemas.openxmlformats.org/drawingml/2006/main">
              <a:graphicData uri="http://schemas.openxmlformats.org/drawingml/2006/picture">
                <pic:pic xmlns:pic="http://schemas.openxmlformats.org/drawingml/2006/picture">
                  <pic:nvPicPr>
                    <pic:cNvPr id="0" name="Picture" descr="C:/Users/Jay/Desktop/Documents/R/Jay_yield/exports/plots/lsmean_scatterplot_png.png"/>
                    <pic:cNvPicPr>
                      <a:picLocks noChangeAspect="1" noChangeArrowheads="1"/>
                    </pic:cNvPicPr>
                  </pic:nvPicPr>
                  <pic:blipFill>
                    <a:blip r:embed="rId10"/>
                    <a:stretch>
                      <a:fillRect/>
                    </a:stretch>
                  </pic:blipFill>
                  <pic:spPr bwMode="auto">
                    <a:xfrm>
                      <a:off x="0" y="0"/>
                      <a:ext cx="5334000" cy="4445000"/>
                    </a:xfrm>
                    <a:prstGeom prst="rect">
                      <a:avLst/>
                    </a:prstGeom>
                    <a:noFill/>
                    <a:ln w="9525">
                      <a:noFill/>
                      <a:headEnd/>
                      <a:tailEnd/>
                    </a:ln>
                  </pic:spPr>
                </pic:pic>
              </a:graphicData>
            </a:graphic>
          </wp:inline>
        </w:drawing>
      </w:r>
    </w:p>
    <w:p w14:paraId="40D9F62A" w14:textId="77777777" w:rsidR="0050139C" w:rsidRPr="00022B46" w:rsidRDefault="00CD5AF0">
      <w:pPr>
        <w:pStyle w:val="ImageCaption"/>
        <w:rPr>
          <w:rFonts w:ascii="Times New Roman" w:hAnsi="Times New Roman" w:cs="Times New Roman"/>
        </w:rPr>
      </w:pPr>
      <w:r w:rsidRPr="00022B46">
        <w:rPr>
          <w:rFonts w:ascii="Times New Roman" w:hAnsi="Times New Roman" w:cs="Times New Roman"/>
        </w:rPr>
        <w:t xml:space="preserve">Genotype Least square means for seed oil, seed protein, and seed yield for soybean RILs in Test 1 </w:t>
      </w:r>
      <w:r w:rsidRPr="00022B46">
        <w:rPr>
          <w:rFonts w:ascii="Times New Roman" w:hAnsi="Times New Roman" w:cs="Times New Roman"/>
          <w:b/>
          <w:bCs/>
        </w:rPr>
        <w:t>(A)</w:t>
      </w:r>
      <w:r w:rsidRPr="00022B46">
        <w:rPr>
          <w:rFonts w:ascii="Times New Roman" w:hAnsi="Times New Roman" w:cs="Times New Roman"/>
        </w:rPr>
        <w:t xml:space="preserve"> and Test 2 </w:t>
      </w:r>
      <w:r w:rsidRPr="00022B46">
        <w:rPr>
          <w:rFonts w:ascii="Times New Roman" w:hAnsi="Times New Roman" w:cs="Times New Roman"/>
          <w:b/>
          <w:bCs/>
        </w:rPr>
        <w:t>(B)</w:t>
      </w:r>
      <w:r w:rsidRPr="00022B46">
        <w:rPr>
          <w:rFonts w:ascii="Times New Roman" w:hAnsi="Times New Roman" w:cs="Times New Roman"/>
        </w:rPr>
        <w:t>. Points indicate the least square means and error bars indicate the standard errors in the estimation of least square means. Blue dots indicate that a RIL has a least square mean above the average of the checks in the test and a color of red indicates that the RIL has a mean value below the check average. The check average is shown with the vertical dashed line.</w:t>
      </w:r>
    </w:p>
    <w:p w14:paraId="04C59083" w14:textId="1C31650C" w:rsidR="0050139C" w:rsidRPr="00022B46" w:rsidRDefault="00CD5AF0">
      <w:pPr>
        <w:pStyle w:val="BodyText"/>
        <w:rPr>
          <w:rFonts w:ascii="Times New Roman" w:hAnsi="Times New Roman" w:cs="Times New Roman"/>
        </w:rPr>
      </w:pPr>
      <w:r w:rsidRPr="00022B46">
        <w:rPr>
          <w:rFonts w:ascii="Times New Roman" w:hAnsi="Times New Roman" w:cs="Times New Roman"/>
        </w:rPr>
        <w:t xml:space="preserve">Genotype least square means were calculated for all RILs in both tests. A visualization of these least square means and the standard error on the estimation of these means for seed protein, seed oil, and seed yield can be seen in figure 1. Both tests tended to have more RILs with high protein rather than high oil when compared to the average of the checks, and a moderate number had a yield average greater than the average of the checks. </w:t>
      </w:r>
      <w:commentRangeStart w:id="205"/>
      <w:del w:id="206" w:author="Rouf M Mian" w:date="2022-06-09T11:14:00Z">
        <w:r w:rsidRPr="00E62714" w:rsidDel="00E8626C">
          <w:rPr>
            <w:rFonts w:ascii="Times New Roman" w:hAnsi="Times New Roman" w:cs="Times New Roman"/>
            <w:highlight w:val="yellow"/>
            <w:rPrChange w:id="207" w:author="Rouf M Mian" w:date="2022-06-09T09:02:00Z">
              <w:rPr>
                <w:rFonts w:ascii="Times New Roman" w:hAnsi="Times New Roman" w:cs="Times New Roman"/>
              </w:rPr>
            </w:rPrChange>
          </w:rPr>
          <w:delText>Qualitatively</w:delText>
        </w:r>
        <w:commentRangeEnd w:id="205"/>
        <w:r w:rsidR="00E62714" w:rsidDel="00E8626C">
          <w:rPr>
            <w:rStyle w:val="CommentReference"/>
          </w:rPr>
          <w:commentReference w:id="205"/>
        </w:r>
        <w:r w:rsidRPr="00022B46" w:rsidDel="00E8626C">
          <w:rPr>
            <w:rFonts w:ascii="Times New Roman" w:hAnsi="Times New Roman" w:cs="Times New Roman"/>
          </w:rPr>
          <w:delText>, m</w:delText>
        </w:r>
      </w:del>
      <w:ins w:id="208" w:author="Rouf M Mian" w:date="2022-06-09T11:14:00Z">
        <w:r w:rsidR="00E8626C">
          <w:rPr>
            <w:rFonts w:ascii="Times New Roman" w:hAnsi="Times New Roman" w:cs="Times New Roman"/>
          </w:rPr>
          <w:t>M</w:t>
        </w:r>
      </w:ins>
      <w:r w:rsidRPr="00022B46">
        <w:rPr>
          <w:rFonts w:ascii="Times New Roman" w:hAnsi="Times New Roman" w:cs="Times New Roman"/>
        </w:rPr>
        <w:t xml:space="preserve">any RILs had a comparable yield to the checks following the relatively large standard error associated with the estimating the yield, and a </w:t>
      </w:r>
      <w:r w:rsidRPr="00E8626C">
        <w:rPr>
          <w:rFonts w:ascii="Times New Roman" w:hAnsi="Times New Roman" w:cs="Times New Roman"/>
          <w:highlight w:val="yellow"/>
          <w:rPrChange w:id="209" w:author="Rouf M Mian" w:date="2022-06-09T11:15:00Z">
            <w:rPr>
              <w:rFonts w:ascii="Times New Roman" w:hAnsi="Times New Roman" w:cs="Times New Roman"/>
            </w:rPr>
          </w:rPrChange>
        </w:rPr>
        <w:t>qualitatively</w:t>
      </w:r>
      <w:r w:rsidRPr="00022B46">
        <w:rPr>
          <w:rFonts w:ascii="Times New Roman" w:hAnsi="Times New Roman" w:cs="Times New Roman"/>
        </w:rPr>
        <w:t xml:space="preserve"> larger seed protein content given the relatively small standard error associated with the estimation of seed protein content. To separate means quantitatively, we performed contrasts between each RIL mean and the average of the checks for each test.</w:t>
      </w:r>
    </w:p>
    <w:p w14:paraId="2A45B09B" w14:textId="77777777" w:rsidR="0050139C" w:rsidRPr="00022B46" w:rsidRDefault="00CD5AF0">
      <w:pPr>
        <w:pStyle w:val="Heading2"/>
        <w:rPr>
          <w:rFonts w:ascii="Times New Roman" w:hAnsi="Times New Roman" w:cs="Times New Roman"/>
          <w:sz w:val="24"/>
          <w:szCs w:val="24"/>
        </w:rPr>
      </w:pPr>
      <w:bookmarkStart w:id="210" w:name="yield-contrasts"/>
      <w:bookmarkEnd w:id="182"/>
      <w:r w:rsidRPr="00022B46">
        <w:rPr>
          <w:rFonts w:ascii="Times New Roman" w:hAnsi="Times New Roman" w:cs="Times New Roman"/>
          <w:sz w:val="24"/>
          <w:szCs w:val="24"/>
        </w:rPr>
        <w:t>Yield contrasts</w:t>
      </w:r>
    </w:p>
    <w:p w14:paraId="4E94FAEE" w14:textId="1E30B52F" w:rsidR="0050139C" w:rsidRPr="00022B46" w:rsidRDefault="00CD5AF0">
      <w:pPr>
        <w:pStyle w:val="FirstParagraph"/>
        <w:rPr>
          <w:rFonts w:ascii="Times New Roman" w:hAnsi="Times New Roman" w:cs="Times New Roman"/>
        </w:rPr>
      </w:pPr>
      <w:r w:rsidRPr="00022B46">
        <w:rPr>
          <w:rFonts w:ascii="Times New Roman" w:hAnsi="Times New Roman" w:cs="Times New Roman"/>
        </w:rPr>
        <w:t xml:space="preserve">Several RILs in each of the tests had yield that was comparable to that of their check cultivars as per contrasts between RIL means and the average of the check cultivars for each test. No </w:t>
      </w:r>
      <w:r w:rsidRPr="00022B46">
        <w:rPr>
          <w:rFonts w:ascii="Times New Roman" w:hAnsi="Times New Roman" w:cs="Times New Roman"/>
        </w:rPr>
        <w:lastRenderedPageBreak/>
        <w:t xml:space="preserve">genotypes had yield that was </w:t>
      </w:r>
      <w:del w:id="211" w:author="Rouf M Mian" w:date="2022-06-09T11:14:00Z">
        <w:r w:rsidRPr="00022B46" w:rsidDel="00E8626C">
          <w:rPr>
            <w:rFonts w:ascii="Times New Roman" w:hAnsi="Times New Roman" w:cs="Times New Roman"/>
          </w:rPr>
          <w:delText xml:space="preserve">quantitatively </w:delText>
        </w:r>
      </w:del>
      <w:r w:rsidRPr="00022B46">
        <w:rPr>
          <w:rFonts w:ascii="Times New Roman" w:hAnsi="Times New Roman" w:cs="Times New Roman"/>
        </w:rPr>
        <w:t>higher than that of the yield checks, however many had comparable yield. Many of these genotypes with comparable yield also had protein content that was superior to the check average in each test. No genotypes had oil that was superior to the check cultivars, but some had comparable yield and oil content as well as superior protein content.</w:t>
      </w:r>
      <w:ins w:id="212" w:author="Rouf M Mian" w:date="2022-06-09T11:17:00Z">
        <w:r w:rsidR="00E8626C">
          <w:rPr>
            <w:rFonts w:ascii="Times New Roman" w:hAnsi="Times New Roman" w:cs="Times New Roman"/>
          </w:rPr>
          <w:t xml:space="preserve"> Such genotypes are extremely valuable for production of soybean meal </w:t>
        </w:r>
      </w:ins>
      <w:ins w:id="213" w:author="Rouf M Mian" w:date="2022-06-09T11:18:00Z">
        <w:r w:rsidR="00E8626C">
          <w:rPr>
            <w:rFonts w:ascii="Times New Roman" w:hAnsi="Times New Roman" w:cs="Times New Roman"/>
          </w:rPr>
          <w:t xml:space="preserve">with higher protein. As mentioned earlier, the meal protein of current U.S. cultivars </w:t>
        </w:r>
      </w:ins>
      <w:ins w:id="214" w:author="Rouf M Mian" w:date="2022-06-21T11:45:00Z">
        <w:r w:rsidR="00F1427B">
          <w:rPr>
            <w:rFonts w:ascii="Times New Roman" w:hAnsi="Times New Roman" w:cs="Times New Roman"/>
          </w:rPr>
          <w:t>is</w:t>
        </w:r>
      </w:ins>
      <w:ins w:id="215" w:author="Rouf M Mian" w:date="2022-06-09T11:18:00Z">
        <w:r w:rsidR="00E8626C">
          <w:rPr>
            <w:rFonts w:ascii="Times New Roman" w:hAnsi="Times New Roman" w:cs="Times New Roman"/>
          </w:rPr>
          <w:t xml:space="preserve"> mo</w:t>
        </w:r>
      </w:ins>
      <w:ins w:id="216" w:author="Rouf M Mian" w:date="2022-06-09T11:19:00Z">
        <w:r w:rsidR="00E8626C">
          <w:rPr>
            <w:rFonts w:ascii="Times New Roman" w:hAnsi="Times New Roman" w:cs="Times New Roman"/>
          </w:rPr>
          <w:t>stly below the minimum market standard of 47.5%. The meal protein i</w:t>
        </w:r>
      </w:ins>
      <w:ins w:id="217" w:author="Rouf M Mian" w:date="2022-06-09T11:20:00Z">
        <w:r w:rsidR="00E8626C">
          <w:rPr>
            <w:rFonts w:ascii="Times New Roman" w:hAnsi="Times New Roman" w:cs="Times New Roman"/>
          </w:rPr>
          <w:t>s calculated by a formula that takes both seed protein and oil contents into account</w:t>
        </w:r>
      </w:ins>
      <w:ins w:id="218" w:author="Rouf M Mian" w:date="2022-06-09T11:21:00Z">
        <w:r w:rsidR="00E8626C">
          <w:rPr>
            <w:rFonts w:ascii="Times New Roman" w:hAnsi="Times New Roman" w:cs="Times New Roman"/>
          </w:rPr>
          <w:t xml:space="preserve"> (reference from Pantalone). The meal protein contents of these lines with high protein and normal oil contents </w:t>
        </w:r>
      </w:ins>
      <w:ins w:id="219" w:author="Rouf M Mian" w:date="2022-06-09T11:22:00Z">
        <w:r w:rsidR="00E8626C">
          <w:rPr>
            <w:rFonts w:ascii="Times New Roman" w:hAnsi="Times New Roman" w:cs="Times New Roman"/>
          </w:rPr>
          <w:t>ranged from xx – xx% compared to the meal protein contents of the checks (Supplementa</w:t>
        </w:r>
      </w:ins>
      <w:ins w:id="220" w:author="Rouf M Mian" w:date="2022-06-09T11:23:00Z">
        <w:r w:rsidR="00E8626C">
          <w:rPr>
            <w:rFonts w:ascii="Times New Roman" w:hAnsi="Times New Roman" w:cs="Times New Roman"/>
          </w:rPr>
          <w:t>ry table XX).</w:t>
        </w:r>
      </w:ins>
    </w:p>
    <w:p w14:paraId="446B6762" w14:textId="7091C2BB" w:rsidR="0050139C" w:rsidRPr="00022B46" w:rsidRDefault="00CD5AF0">
      <w:pPr>
        <w:pStyle w:val="BodyText"/>
        <w:rPr>
          <w:rFonts w:ascii="Times New Roman" w:hAnsi="Times New Roman" w:cs="Times New Roman"/>
        </w:rPr>
      </w:pPr>
      <w:r w:rsidRPr="00022B46">
        <w:rPr>
          <w:rFonts w:ascii="Times New Roman" w:hAnsi="Times New Roman" w:cs="Times New Roman"/>
        </w:rPr>
        <w:t>RILs were also evaluated for lodging and seed quality</w:t>
      </w:r>
      <w:ins w:id="221" w:author="Rouf M Mian" w:date="2022-06-09T11:50:00Z">
        <w:r w:rsidR="000504ED">
          <w:rPr>
            <w:rFonts w:ascii="Times New Roman" w:hAnsi="Times New Roman" w:cs="Times New Roman"/>
          </w:rPr>
          <w:t xml:space="preserve"> (data not shown?)</w:t>
        </w:r>
      </w:ins>
      <w:r w:rsidRPr="00022B46">
        <w:rPr>
          <w:rFonts w:ascii="Times New Roman" w:hAnsi="Times New Roman" w:cs="Times New Roman"/>
        </w:rPr>
        <w:t>. All RILs had seed quality that was on par with that of the high-yielding checks however, however 11 genotypes had lodging scores that were statistically significantly greater than the checks on the basis of contrasts. These RILs were removed from consideration for recommendation on the basis of their relatively poor agronomic performance.</w:t>
      </w:r>
    </w:p>
    <w:p w14:paraId="6769FC28" w14:textId="77777777" w:rsidR="0050139C" w:rsidRPr="00022B46" w:rsidRDefault="00CD5AF0">
      <w:pPr>
        <w:pStyle w:val="BodyText"/>
        <w:rPr>
          <w:rFonts w:ascii="Times New Roman" w:hAnsi="Times New Roman" w:cs="Times New Roman"/>
        </w:rPr>
      </w:pPr>
      <w:r w:rsidRPr="00022B46">
        <w:rPr>
          <w:rFonts w:ascii="Times New Roman" w:hAnsi="Times New Roman" w:cs="Times New Roman"/>
        </w:rPr>
        <w:t>A detailed summary of all contrasts can be seen in supplementary table 1.</w:t>
      </w:r>
    </w:p>
    <w:p w14:paraId="67FB7766" w14:textId="77777777" w:rsidR="0050139C" w:rsidRPr="00022B46" w:rsidRDefault="00CD5AF0">
      <w:pPr>
        <w:pStyle w:val="Heading2"/>
        <w:rPr>
          <w:rFonts w:ascii="Times New Roman" w:hAnsi="Times New Roman" w:cs="Times New Roman"/>
          <w:sz w:val="24"/>
          <w:szCs w:val="24"/>
        </w:rPr>
      </w:pPr>
      <w:bookmarkStart w:id="222" w:name="Xa5ce8e3842c06a2e911054a1dc4a5898443b91c"/>
      <w:bookmarkEnd w:id="210"/>
      <w:r w:rsidRPr="00022B46">
        <w:rPr>
          <w:rFonts w:ascii="Times New Roman" w:hAnsi="Times New Roman" w:cs="Times New Roman"/>
          <w:sz w:val="24"/>
          <w:szCs w:val="24"/>
        </w:rPr>
        <w:t>Genotypes with comparable seed yield and seed oil and superior seed protein content</w:t>
      </w:r>
    </w:p>
    <w:p w14:paraId="35208156" w14:textId="77777777" w:rsidR="0050139C" w:rsidRPr="00022B46" w:rsidRDefault="00CD5AF0">
      <w:pPr>
        <w:pStyle w:val="FirstParagraph"/>
        <w:rPr>
          <w:rFonts w:ascii="Times New Roman" w:hAnsi="Times New Roman" w:cs="Times New Roman"/>
        </w:rPr>
      </w:pPr>
      <w:r w:rsidRPr="00022B46">
        <w:rPr>
          <w:rFonts w:ascii="Times New Roman" w:hAnsi="Times New Roman" w:cs="Times New Roman"/>
        </w:rPr>
        <w:t>Four genotypes had yield and oil that was similar to that of the yield checks, and seed protein that was greater than the average of the checks. These genotypes are N18-1635 from Test 1 and genotypes N18-1627, N18-1643, and N18-1783 from Test 2. Summary data for these lines is given in table 1.</w:t>
      </w:r>
    </w:p>
    <w:p w14:paraId="3B0E8EB1" w14:textId="77777777" w:rsidR="0050139C" w:rsidRPr="00022B46" w:rsidRDefault="00CD5AF0">
      <w:pPr>
        <w:pStyle w:val="BodyText"/>
        <w:rPr>
          <w:rFonts w:ascii="Times New Roman" w:hAnsi="Times New Roman" w:cs="Times New Roman"/>
        </w:rPr>
      </w:pPr>
      <w:r w:rsidRPr="00022B46">
        <w:rPr>
          <w:rFonts w:ascii="Times New Roman" w:hAnsi="Times New Roman" w:cs="Times New Roman"/>
        </w:rPr>
        <w:t>A strong negative correlation was observed in both populations between seed oil and seed protein, and a weak inverse correlation was observed between seed protein and seed yield. This observation matches well with previous findings on the inverse correlation between seed protein and seed oil, and between seed protein and seed yield. Many RILs had high protein when compared with the check cultivars so it was not surprising that relatively few had both a superior seed protein content, and a comparable seed oil content.</w:t>
      </w:r>
    </w:p>
    <w:p w14:paraId="3884FCF6" w14:textId="4CD8EA34" w:rsidR="0050139C" w:rsidRPr="00022B46" w:rsidRDefault="00CD5AF0">
      <w:pPr>
        <w:pStyle w:val="BodyText"/>
        <w:rPr>
          <w:rFonts w:ascii="Times New Roman" w:hAnsi="Times New Roman" w:cs="Times New Roman"/>
        </w:rPr>
      </w:pPr>
      <w:r w:rsidRPr="00022B46">
        <w:rPr>
          <w:rFonts w:ascii="Times New Roman" w:hAnsi="Times New Roman" w:cs="Times New Roman"/>
        </w:rPr>
        <w:t xml:space="preserve">These RILs can provide valuable germplasm that can be used to simultaneously improve both seed oil and seed protein content without compromising seed yield or agronomics. This can be of use both to breeders </w:t>
      </w:r>
      <w:del w:id="223" w:author="Rouf M Mian" w:date="2022-06-09T09:06:00Z">
        <w:r w:rsidRPr="00022B46" w:rsidDel="009837E5">
          <w:rPr>
            <w:rFonts w:ascii="Times New Roman" w:hAnsi="Times New Roman" w:cs="Times New Roman"/>
          </w:rPr>
          <w:delText xml:space="preserve">that </w:delText>
        </w:r>
      </w:del>
      <w:ins w:id="224" w:author="Rouf M Mian" w:date="2022-06-09T09:06:00Z">
        <w:r w:rsidR="009837E5">
          <w:rPr>
            <w:rFonts w:ascii="Times New Roman" w:hAnsi="Times New Roman" w:cs="Times New Roman"/>
          </w:rPr>
          <w:t>who</w:t>
        </w:r>
        <w:r w:rsidR="009837E5" w:rsidRPr="00022B46">
          <w:rPr>
            <w:rFonts w:ascii="Times New Roman" w:hAnsi="Times New Roman" w:cs="Times New Roman"/>
          </w:rPr>
          <w:t xml:space="preserve"> </w:t>
        </w:r>
      </w:ins>
      <w:r w:rsidRPr="00022B46">
        <w:rPr>
          <w:rFonts w:ascii="Times New Roman" w:hAnsi="Times New Roman" w:cs="Times New Roman"/>
        </w:rPr>
        <w:t xml:space="preserve">are looking to improve seed composition traits in soybean and for growers who are seeking options for novel soybean varieties with seed composition that is superior to that of </w:t>
      </w:r>
      <w:ins w:id="225" w:author="Rouf M Mian" w:date="2022-06-09T09:07:00Z">
        <w:r w:rsidR="009837E5">
          <w:rPr>
            <w:rFonts w:ascii="Times New Roman" w:hAnsi="Times New Roman" w:cs="Times New Roman"/>
          </w:rPr>
          <w:t xml:space="preserve">elite </w:t>
        </w:r>
      </w:ins>
      <w:r w:rsidRPr="00022B46">
        <w:rPr>
          <w:rFonts w:ascii="Times New Roman" w:hAnsi="Times New Roman" w:cs="Times New Roman"/>
        </w:rPr>
        <w:t>cultivars</w:t>
      </w:r>
      <w:del w:id="226" w:author="Rouf M Mian" w:date="2022-06-09T09:07:00Z">
        <w:r w:rsidRPr="00022B46" w:rsidDel="009837E5">
          <w:rPr>
            <w:rFonts w:ascii="Times New Roman" w:hAnsi="Times New Roman" w:cs="Times New Roman"/>
          </w:rPr>
          <w:delText xml:space="preserve"> that are already used in production</w:delText>
        </w:r>
      </w:del>
      <w:r w:rsidRPr="00022B46">
        <w:rPr>
          <w:rFonts w:ascii="Times New Roman" w:hAnsi="Times New Roman" w:cs="Times New Roman"/>
        </w:rPr>
        <w:t>.</w:t>
      </w:r>
    </w:p>
    <w:p w14:paraId="60E928FB" w14:textId="77777777" w:rsidR="0050139C" w:rsidRPr="00022B46" w:rsidRDefault="00CD5AF0">
      <w:pPr>
        <w:pStyle w:val="Heading2"/>
        <w:rPr>
          <w:rFonts w:ascii="Times New Roman" w:hAnsi="Times New Roman" w:cs="Times New Roman"/>
          <w:sz w:val="24"/>
          <w:szCs w:val="24"/>
        </w:rPr>
      </w:pPr>
      <w:bookmarkStart w:id="227" w:name="X186781825943bd68c6692265cf8b96801be619b"/>
      <w:bookmarkEnd w:id="222"/>
      <w:r w:rsidRPr="00022B46">
        <w:rPr>
          <w:rFonts w:ascii="Times New Roman" w:hAnsi="Times New Roman" w:cs="Times New Roman"/>
          <w:sz w:val="24"/>
          <w:szCs w:val="24"/>
        </w:rPr>
        <w:t>Genotypes with comparable yield and superior protein</w:t>
      </w:r>
    </w:p>
    <w:p w14:paraId="6BD60730" w14:textId="77777777" w:rsidR="0050139C" w:rsidRPr="00022B46" w:rsidRDefault="00CD5AF0">
      <w:pPr>
        <w:pStyle w:val="FirstParagraph"/>
        <w:rPr>
          <w:rFonts w:ascii="Times New Roman" w:hAnsi="Times New Roman" w:cs="Times New Roman"/>
        </w:rPr>
      </w:pPr>
      <w:r w:rsidRPr="00022B46">
        <w:rPr>
          <w:rFonts w:ascii="Times New Roman" w:hAnsi="Times New Roman" w:cs="Times New Roman"/>
        </w:rPr>
        <w:t>Seventeen RILs had a similar yield and superior protein content to the check cultivars. Summary data for the seed protein and seed yield of these lines is given in table 2. From among these RILs, N18-1627 had the highest seed yield relative to the checks included in the test with an average yield that was 105.9% that of the check average of Test 2. Genotype N18-1763 had the highest seed protein content on average with a protein content that was 116.8% that of the check average of Test 1. We observed a negative correlation between seed protein and seed yield in both tests so RILs with seed protein content that was above the check average tended to have a seed yield content that was comparatively lower.</w:t>
      </w:r>
    </w:p>
    <w:p w14:paraId="0CDEACC2" w14:textId="77777777" w:rsidR="0050139C" w:rsidRPr="00022B46" w:rsidRDefault="00CD5AF0">
      <w:pPr>
        <w:pStyle w:val="BodyText"/>
        <w:rPr>
          <w:rFonts w:ascii="Times New Roman" w:hAnsi="Times New Roman" w:cs="Times New Roman"/>
        </w:rPr>
      </w:pPr>
      <w:r w:rsidRPr="00022B46">
        <w:rPr>
          <w:rFonts w:ascii="Times New Roman" w:hAnsi="Times New Roman" w:cs="Times New Roman"/>
        </w:rPr>
        <w:lastRenderedPageBreak/>
        <w:t>However, among these genotypes are several with both average seed protein and average seed yield that were greater than the averages of the checks for each test. These N18-1632-1, N18-1620, N18-1635 from test 1 and RILs N18-1761 and N18-1627 from test 2. Of particular note are genotypes N18-1632-1 from test 1 and N18-1761 from test 2. These two RILs have a seed protein content that is substantially above that of the average protein content of he checks while also maintaining an average yield that is above the average yield of the checks. These RILs are ideal candidates for use in breeding programs which seek to improve seed protein content in particular without compromising seed yield or argonomics.</w:t>
      </w:r>
    </w:p>
    <w:p w14:paraId="55964CBE" w14:textId="77777777" w:rsidR="0050139C" w:rsidRPr="00022B46" w:rsidRDefault="00CD5AF0">
      <w:pPr>
        <w:pStyle w:val="Heading1"/>
        <w:rPr>
          <w:rFonts w:ascii="Times New Roman" w:hAnsi="Times New Roman" w:cs="Times New Roman"/>
          <w:sz w:val="24"/>
          <w:szCs w:val="24"/>
        </w:rPr>
      </w:pPr>
      <w:bookmarkStart w:id="228" w:name="conclusion"/>
      <w:bookmarkEnd w:id="181"/>
      <w:bookmarkEnd w:id="227"/>
      <w:r w:rsidRPr="00022B46">
        <w:rPr>
          <w:rFonts w:ascii="Times New Roman" w:hAnsi="Times New Roman" w:cs="Times New Roman"/>
          <w:sz w:val="24"/>
          <w:szCs w:val="24"/>
        </w:rPr>
        <w:t>Conclusion</w:t>
      </w:r>
    </w:p>
    <w:p w14:paraId="020AECB2" w14:textId="6AEFFAEC" w:rsidR="0050139C" w:rsidRPr="00022B46" w:rsidRDefault="00CD5AF0">
      <w:pPr>
        <w:pStyle w:val="FirstParagraph"/>
        <w:rPr>
          <w:rFonts w:ascii="Times New Roman" w:hAnsi="Times New Roman" w:cs="Times New Roman"/>
        </w:rPr>
      </w:pPr>
      <w:r w:rsidRPr="00022B46">
        <w:rPr>
          <w:rFonts w:ascii="Times New Roman" w:hAnsi="Times New Roman" w:cs="Times New Roman"/>
        </w:rPr>
        <w:t>We have identified several genotypes with seed yield that is comparable to existing cultivars that are commonly used in production. Many of these genotypes have seed protein content that exceeds that of the check cultivars, and some of these with superior protein have a seed oil content that is comparable to these check cultivars as well. These genotypes have good agronomic qualities as well and will provide both breeders and growers with new options for genotypes that can be used in production or used in breeding programs that seek to improve valuable soybean seed composition traits</w:t>
      </w:r>
      <w:ins w:id="229" w:author="Rouf M Mian" w:date="2022-06-21T11:47:00Z">
        <w:r w:rsidR="00F1427B">
          <w:rPr>
            <w:rFonts w:ascii="Times New Roman" w:hAnsi="Times New Roman" w:cs="Times New Roman"/>
          </w:rPr>
          <w:t xml:space="preserve"> with significantly reducing the yield</w:t>
        </w:r>
      </w:ins>
      <w:r w:rsidRPr="00022B46">
        <w:rPr>
          <w:rFonts w:ascii="Times New Roman" w:hAnsi="Times New Roman" w:cs="Times New Roman"/>
        </w:rPr>
        <w:t>.</w:t>
      </w:r>
    </w:p>
    <w:p w14:paraId="782709B4" w14:textId="77777777" w:rsidR="0050139C" w:rsidRPr="00022B46" w:rsidRDefault="00CD5AF0">
      <w:pPr>
        <w:pStyle w:val="Bibliography"/>
        <w:rPr>
          <w:rFonts w:ascii="Times New Roman" w:hAnsi="Times New Roman" w:cs="Times New Roman"/>
        </w:rPr>
      </w:pPr>
      <w:bookmarkStart w:id="230" w:name="ref-burton1987quantitative"/>
      <w:bookmarkStart w:id="231" w:name="refs"/>
      <w:r w:rsidRPr="00022B46">
        <w:rPr>
          <w:rFonts w:ascii="Times New Roman" w:hAnsi="Times New Roman" w:cs="Times New Roman"/>
        </w:rPr>
        <w:t xml:space="preserve">Burton, JW. 1987. “Quantitative Genetics: Results Relevant to Soybean Breeding.” </w:t>
      </w:r>
      <w:r w:rsidRPr="00022B46">
        <w:rPr>
          <w:rFonts w:ascii="Times New Roman" w:hAnsi="Times New Roman" w:cs="Times New Roman"/>
          <w:i/>
          <w:iCs/>
        </w:rPr>
        <w:t>Agronomy (USA)</w:t>
      </w:r>
      <w:r w:rsidRPr="00022B46">
        <w:rPr>
          <w:rFonts w:ascii="Times New Roman" w:hAnsi="Times New Roman" w:cs="Times New Roman"/>
        </w:rPr>
        <w:t>.</w:t>
      </w:r>
    </w:p>
    <w:p w14:paraId="0CAC4292" w14:textId="77777777" w:rsidR="0050139C" w:rsidRPr="00022B46" w:rsidRDefault="00CD5AF0">
      <w:pPr>
        <w:pStyle w:val="Bibliography"/>
        <w:rPr>
          <w:rFonts w:ascii="Times New Roman" w:hAnsi="Times New Roman" w:cs="Times New Roman"/>
        </w:rPr>
      </w:pPr>
      <w:bookmarkStart w:id="232" w:name="ref-NCRaleighregistration"/>
      <w:bookmarkEnd w:id="230"/>
      <w:r w:rsidRPr="00022B46">
        <w:rPr>
          <w:rFonts w:ascii="Times New Roman" w:hAnsi="Times New Roman" w:cs="Times New Roman"/>
        </w:rPr>
        <w:t xml:space="preserve">Burton, JW, TE Carter Jr, MO Fountain, and DT Bowman. 2006. “Registration of’NC-Raleigh’soybean.” </w:t>
      </w:r>
      <w:r w:rsidRPr="00022B46">
        <w:rPr>
          <w:rFonts w:ascii="Times New Roman" w:hAnsi="Times New Roman" w:cs="Times New Roman"/>
          <w:i/>
          <w:iCs/>
        </w:rPr>
        <w:t>Crop Science</w:t>
      </w:r>
      <w:r w:rsidRPr="00022B46">
        <w:rPr>
          <w:rFonts w:ascii="Times New Roman" w:hAnsi="Times New Roman" w:cs="Times New Roman"/>
        </w:rPr>
        <w:t xml:space="preserve"> 46 (6): 2710.</w:t>
      </w:r>
    </w:p>
    <w:p w14:paraId="47828F1D" w14:textId="77777777" w:rsidR="0050139C" w:rsidRPr="00022B46" w:rsidRDefault="00CD5AF0">
      <w:pPr>
        <w:pStyle w:val="Bibliography"/>
        <w:rPr>
          <w:rFonts w:ascii="Times New Roman" w:hAnsi="Times New Roman" w:cs="Times New Roman"/>
        </w:rPr>
      </w:pPr>
      <w:bookmarkStart w:id="233" w:name="ref-HiProtHiYield01"/>
      <w:bookmarkEnd w:id="232"/>
      <w:r w:rsidRPr="00022B46">
        <w:rPr>
          <w:rFonts w:ascii="Times New Roman" w:hAnsi="Times New Roman" w:cs="Times New Roman"/>
        </w:rPr>
        <w:t xml:space="preserve">Burton, JW, RF WILSON, and others. 1999. “Registration ofProlina’Soybean.” </w:t>
      </w:r>
      <w:r w:rsidRPr="00022B46">
        <w:rPr>
          <w:rFonts w:ascii="Times New Roman" w:hAnsi="Times New Roman" w:cs="Times New Roman"/>
          <w:i/>
          <w:iCs/>
        </w:rPr>
        <w:t>Crop Science</w:t>
      </w:r>
      <w:r w:rsidRPr="00022B46">
        <w:rPr>
          <w:rFonts w:ascii="Times New Roman" w:hAnsi="Times New Roman" w:cs="Times New Roman"/>
        </w:rPr>
        <w:t xml:space="preserve"> 39 (1): 294–95.</w:t>
      </w:r>
    </w:p>
    <w:p w14:paraId="76B92E96" w14:textId="77777777" w:rsidR="0050139C" w:rsidRPr="00022B46" w:rsidRDefault="00CD5AF0">
      <w:pPr>
        <w:pStyle w:val="Bibliography"/>
        <w:rPr>
          <w:rFonts w:ascii="Times New Roman" w:hAnsi="Times New Roman" w:cs="Times New Roman"/>
        </w:rPr>
      </w:pPr>
      <w:bookmarkStart w:id="234" w:name="ref-ProtOilCorr"/>
      <w:bookmarkEnd w:id="233"/>
      <w:r w:rsidRPr="00022B46">
        <w:rPr>
          <w:rFonts w:ascii="Times New Roman" w:hAnsi="Times New Roman" w:cs="Times New Roman"/>
        </w:rPr>
        <w:t xml:space="preserve">Chaudhary, Juhi, Gunvant B Patil, Humira Sonah, Rupesh K Deshmukh, Tri D Vuong, Babu Valliyodan, and Henry T Nguyen. 2015. “Expanding Omics Resources for Improvement of Soybean Seed Composition Traits.” </w:t>
      </w:r>
      <w:r w:rsidRPr="00022B46">
        <w:rPr>
          <w:rFonts w:ascii="Times New Roman" w:hAnsi="Times New Roman" w:cs="Times New Roman"/>
          <w:i/>
          <w:iCs/>
        </w:rPr>
        <w:t>Frontiers in Plant Science</w:t>
      </w:r>
      <w:r w:rsidRPr="00022B46">
        <w:rPr>
          <w:rFonts w:ascii="Times New Roman" w:hAnsi="Times New Roman" w:cs="Times New Roman"/>
        </w:rPr>
        <w:t xml:space="preserve"> 6: 1021.</w:t>
      </w:r>
    </w:p>
    <w:p w14:paraId="393D35A4" w14:textId="77777777" w:rsidR="0050139C" w:rsidRPr="00022B46" w:rsidRDefault="00CD5AF0">
      <w:pPr>
        <w:pStyle w:val="Bibliography"/>
        <w:rPr>
          <w:rFonts w:ascii="Times New Roman" w:hAnsi="Times New Roman" w:cs="Times New Roman"/>
        </w:rPr>
      </w:pPr>
      <w:bookmarkStart w:id="235" w:name="ref-HiProtHiYield02"/>
      <w:bookmarkEnd w:id="234"/>
      <w:r w:rsidRPr="00022B46">
        <w:rPr>
          <w:rFonts w:ascii="Times New Roman" w:hAnsi="Times New Roman" w:cs="Times New Roman"/>
        </w:rPr>
        <w:t xml:space="preserve">Chen, P, T Ishibashi, DG Dombek, and JC Rupe. 2011. “Registration of R05-1415 and R05-1772 High-Protein Soybean Germplasm Lines.” </w:t>
      </w:r>
      <w:r w:rsidRPr="00022B46">
        <w:rPr>
          <w:rFonts w:ascii="Times New Roman" w:hAnsi="Times New Roman" w:cs="Times New Roman"/>
          <w:i/>
          <w:iCs/>
        </w:rPr>
        <w:t>Journal of Plant Registrations</w:t>
      </w:r>
      <w:r w:rsidRPr="00022B46">
        <w:rPr>
          <w:rFonts w:ascii="Times New Roman" w:hAnsi="Times New Roman" w:cs="Times New Roman"/>
        </w:rPr>
        <w:t xml:space="preserve"> 5 (3): 410–13.</w:t>
      </w:r>
    </w:p>
    <w:p w14:paraId="7C3FA5DF" w14:textId="77777777" w:rsidR="0050139C" w:rsidRPr="00022B46" w:rsidRDefault="00CD5AF0">
      <w:pPr>
        <w:pStyle w:val="Bibliography"/>
        <w:rPr>
          <w:rFonts w:ascii="Times New Roman" w:hAnsi="Times New Roman" w:cs="Times New Roman"/>
        </w:rPr>
      </w:pPr>
      <w:bookmarkStart w:id="236" w:name="ref-Osage"/>
      <w:bookmarkEnd w:id="235"/>
      <w:r w:rsidRPr="00022B46">
        <w:rPr>
          <w:rFonts w:ascii="Times New Roman" w:hAnsi="Times New Roman" w:cs="Times New Roman"/>
        </w:rPr>
        <w:t xml:space="preserve">Chen, P, CH Sneller, LA Mozzoni, and JC Rupe. 2007. “Registration of Osage Soybean.” </w:t>
      </w:r>
      <w:r w:rsidRPr="00022B46">
        <w:rPr>
          <w:rFonts w:ascii="Times New Roman" w:hAnsi="Times New Roman" w:cs="Times New Roman"/>
          <w:i/>
          <w:iCs/>
        </w:rPr>
        <w:t>Journal of Plant Registrations</w:t>
      </w:r>
      <w:r w:rsidRPr="00022B46">
        <w:rPr>
          <w:rFonts w:ascii="Times New Roman" w:hAnsi="Times New Roman" w:cs="Times New Roman"/>
        </w:rPr>
        <w:t xml:space="preserve"> 1 (2): 89–92.</w:t>
      </w:r>
    </w:p>
    <w:p w14:paraId="30CB5F4A" w14:textId="77777777" w:rsidR="0050139C" w:rsidRPr="00022B46" w:rsidRDefault="00CD5AF0">
      <w:pPr>
        <w:pStyle w:val="Bibliography"/>
        <w:rPr>
          <w:rFonts w:ascii="Times New Roman" w:hAnsi="Times New Roman" w:cs="Times New Roman"/>
        </w:rPr>
      </w:pPr>
      <w:bookmarkStart w:id="237" w:name="ref-fehr1987soybeans"/>
      <w:bookmarkEnd w:id="236"/>
      <w:r w:rsidRPr="00022B46">
        <w:rPr>
          <w:rFonts w:ascii="Times New Roman" w:hAnsi="Times New Roman" w:cs="Times New Roman"/>
        </w:rPr>
        <w:t>Fehr, In. 1987. “Soybeans: Improvement, Production and Uses.” Manograph.</w:t>
      </w:r>
    </w:p>
    <w:p w14:paraId="0513565B" w14:textId="77777777" w:rsidR="0050139C" w:rsidRPr="00022B46" w:rsidRDefault="00CD5AF0">
      <w:pPr>
        <w:pStyle w:val="Bibliography"/>
        <w:rPr>
          <w:rFonts w:ascii="Times New Roman" w:hAnsi="Times New Roman" w:cs="Times New Roman"/>
        </w:rPr>
      </w:pPr>
      <w:bookmarkStart w:id="238" w:name="ref-SeedCompositionGenomics"/>
      <w:bookmarkEnd w:id="237"/>
      <w:r w:rsidRPr="00022B46">
        <w:rPr>
          <w:rFonts w:ascii="Times New Roman" w:hAnsi="Times New Roman" w:cs="Times New Roman"/>
        </w:rPr>
        <w:t xml:space="preserve">Gupta, M., P. B. Bhaskar, S. Sriram, and P. H. Wang. 2017. “Integration of Omics Approaches to Understand Oil/Protein Content During Seed Development in Oilseed Crops.” Journal article. </w:t>
      </w:r>
      <w:r w:rsidRPr="00022B46">
        <w:rPr>
          <w:rFonts w:ascii="Times New Roman" w:hAnsi="Times New Roman" w:cs="Times New Roman"/>
          <w:i/>
          <w:iCs/>
        </w:rPr>
        <w:t>Plant Cell Reports</w:t>
      </w:r>
      <w:r w:rsidRPr="00022B46">
        <w:rPr>
          <w:rFonts w:ascii="Times New Roman" w:hAnsi="Times New Roman" w:cs="Times New Roman"/>
        </w:rPr>
        <w:t xml:space="preserve"> 36 (5): 637–52. </w:t>
      </w:r>
      <w:hyperlink r:id="rId11">
        <w:r w:rsidRPr="00022B46">
          <w:rPr>
            <w:rStyle w:val="Hyperlink"/>
            <w:rFonts w:ascii="Times New Roman" w:hAnsi="Times New Roman" w:cs="Times New Roman"/>
          </w:rPr>
          <w:t>https://doi.org/10.1007/s00299-016-2064-1</w:t>
        </w:r>
      </w:hyperlink>
      <w:r w:rsidRPr="00022B46">
        <w:rPr>
          <w:rFonts w:ascii="Times New Roman" w:hAnsi="Times New Roman" w:cs="Times New Roman"/>
        </w:rPr>
        <w:t>.</w:t>
      </w:r>
    </w:p>
    <w:p w14:paraId="51E48493" w14:textId="77777777" w:rsidR="0050139C" w:rsidRPr="00022B46" w:rsidRDefault="00CD5AF0">
      <w:pPr>
        <w:pStyle w:val="Bibliography"/>
        <w:rPr>
          <w:rFonts w:ascii="Times New Roman" w:hAnsi="Times New Roman" w:cs="Times New Roman"/>
        </w:rPr>
      </w:pPr>
      <w:bookmarkStart w:id="239" w:name="ref-ProtOilCorr_new"/>
      <w:bookmarkEnd w:id="238"/>
      <w:r w:rsidRPr="00022B46">
        <w:rPr>
          <w:rFonts w:ascii="Times New Roman" w:hAnsi="Times New Roman" w:cs="Times New Roman"/>
        </w:rPr>
        <w:t xml:space="preserve">Hartwig, Edgar E, and Kuell Hinson. 1972. “Association Between Chemical Composition of Seed and Seed Yield of Soybeans 1.” </w:t>
      </w:r>
      <w:r w:rsidRPr="00022B46">
        <w:rPr>
          <w:rFonts w:ascii="Times New Roman" w:hAnsi="Times New Roman" w:cs="Times New Roman"/>
          <w:i/>
          <w:iCs/>
        </w:rPr>
        <w:t>Crop Science</w:t>
      </w:r>
      <w:r w:rsidRPr="00022B46">
        <w:rPr>
          <w:rFonts w:ascii="Times New Roman" w:hAnsi="Times New Roman" w:cs="Times New Roman"/>
        </w:rPr>
        <w:t xml:space="preserve"> 12 (6): 829–30.</w:t>
      </w:r>
    </w:p>
    <w:p w14:paraId="46BED8FD" w14:textId="77777777" w:rsidR="0050139C" w:rsidRPr="00022B46" w:rsidRDefault="00CD5AF0">
      <w:pPr>
        <w:pStyle w:val="Bibliography"/>
        <w:rPr>
          <w:rFonts w:ascii="Times New Roman" w:hAnsi="Times New Roman" w:cs="Times New Roman"/>
        </w:rPr>
      </w:pPr>
      <w:bookmarkStart w:id="240" w:name="ref-lenthEmmeansEstimatedMarginal2022"/>
      <w:bookmarkEnd w:id="239"/>
      <w:r w:rsidRPr="00022B46">
        <w:rPr>
          <w:rFonts w:ascii="Times New Roman" w:hAnsi="Times New Roman" w:cs="Times New Roman"/>
        </w:rPr>
        <w:t xml:space="preserve">Lenth, Russell V. 2022. </w:t>
      </w:r>
      <w:r w:rsidRPr="00022B46">
        <w:rPr>
          <w:rFonts w:ascii="Times New Roman" w:hAnsi="Times New Roman" w:cs="Times New Roman"/>
          <w:i/>
          <w:iCs/>
        </w:rPr>
        <w:t>Emmeans: Estimated Marginal Means, Aka Least-Squares Means</w:t>
      </w:r>
      <w:r w:rsidRPr="00022B46">
        <w:rPr>
          <w:rFonts w:ascii="Times New Roman" w:hAnsi="Times New Roman" w:cs="Times New Roman"/>
        </w:rPr>
        <w:t xml:space="preserve">. Manual. </w:t>
      </w:r>
      <w:hyperlink r:id="rId12">
        <w:r w:rsidRPr="00022B46">
          <w:rPr>
            <w:rStyle w:val="Hyperlink"/>
            <w:rFonts w:ascii="Times New Roman" w:hAnsi="Times New Roman" w:cs="Times New Roman"/>
          </w:rPr>
          <w:t>https://CRAN.R-project.org/package=emmeans</w:t>
        </w:r>
      </w:hyperlink>
      <w:r w:rsidRPr="00022B46">
        <w:rPr>
          <w:rFonts w:ascii="Times New Roman" w:hAnsi="Times New Roman" w:cs="Times New Roman"/>
        </w:rPr>
        <w:t>.</w:t>
      </w:r>
    </w:p>
    <w:p w14:paraId="229736BB" w14:textId="77777777" w:rsidR="0050139C" w:rsidRPr="00022B46" w:rsidRDefault="00CD5AF0">
      <w:pPr>
        <w:pStyle w:val="Bibliography"/>
        <w:rPr>
          <w:rFonts w:ascii="Times New Roman" w:hAnsi="Times New Roman" w:cs="Times New Roman"/>
        </w:rPr>
      </w:pPr>
      <w:bookmarkStart w:id="241" w:name="ref-HighPro1"/>
      <w:bookmarkEnd w:id="240"/>
      <w:r w:rsidRPr="00022B46">
        <w:rPr>
          <w:rFonts w:ascii="Times New Roman" w:hAnsi="Times New Roman" w:cs="Times New Roman"/>
        </w:rPr>
        <w:lastRenderedPageBreak/>
        <w:t xml:space="preserve">Mian, MA Rouf, Leah McHale, Zenglu Li, and Anne E Dorrance. 2017. “Registration of ‘Highpro1’soybean with High Protein and High Yield Developed from a North x South Cross.” </w:t>
      </w:r>
      <w:r w:rsidRPr="00022B46">
        <w:rPr>
          <w:rFonts w:ascii="Times New Roman" w:hAnsi="Times New Roman" w:cs="Times New Roman"/>
          <w:i/>
          <w:iCs/>
        </w:rPr>
        <w:t>Journal of Plant Registrations</w:t>
      </w:r>
      <w:r w:rsidRPr="00022B46">
        <w:rPr>
          <w:rFonts w:ascii="Times New Roman" w:hAnsi="Times New Roman" w:cs="Times New Roman"/>
        </w:rPr>
        <w:t xml:space="preserve"> 11 (1): 51–54.</w:t>
      </w:r>
    </w:p>
    <w:p w14:paraId="1E1B6F17" w14:textId="77777777" w:rsidR="0050139C" w:rsidRPr="00022B46" w:rsidRDefault="00CD5AF0">
      <w:pPr>
        <w:pStyle w:val="Bibliography"/>
        <w:rPr>
          <w:rFonts w:ascii="Times New Roman" w:hAnsi="Times New Roman" w:cs="Times New Roman"/>
        </w:rPr>
      </w:pPr>
      <w:bookmarkStart w:id="242" w:name="X0b7e65bd966119e3be5ddf43259f61b4ebb9b02"/>
      <w:bookmarkEnd w:id="241"/>
      <w:r w:rsidRPr="00022B46">
        <w:rPr>
          <w:rFonts w:ascii="Times New Roman" w:hAnsi="Times New Roman" w:cs="Times New Roman"/>
        </w:rPr>
        <w:t xml:space="preserve">Olivoto, T, and AD Lucio. 2020. “Metan: An R Package for Multi-Environment Trial Analysis.” </w:t>
      </w:r>
      <w:r w:rsidRPr="00022B46">
        <w:rPr>
          <w:rFonts w:ascii="Times New Roman" w:hAnsi="Times New Roman" w:cs="Times New Roman"/>
          <w:i/>
          <w:iCs/>
        </w:rPr>
        <w:t>METHODS IN ECOLOGY AND EVOLUTION</w:t>
      </w:r>
      <w:r w:rsidRPr="00022B46">
        <w:rPr>
          <w:rFonts w:ascii="Times New Roman" w:hAnsi="Times New Roman" w:cs="Times New Roman"/>
        </w:rPr>
        <w:t xml:space="preserve"> 11 (6): 783–89. </w:t>
      </w:r>
      <w:hyperlink r:id="rId13">
        <w:r w:rsidRPr="00022B46">
          <w:rPr>
            <w:rStyle w:val="Hyperlink"/>
            <w:rFonts w:ascii="Times New Roman" w:hAnsi="Times New Roman" w:cs="Times New Roman"/>
          </w:rPr>
          <w:t>https://doi.org/10.1111/2041-210X.13384</w:t>
        </w:r>
      </w:hyperlink>
      <w:r w:rsidRPr="00022B46">
        <w:rPr>
          <w:rFonts w:ascii="Times New Roman" w:hAnsi="Times New Roman" w:cs="Times New Roman"/>
        </w:rPr>
        <w:t>.</w:t>
      </w:r>
    </w:p>
    <w:p w14:paraId="1D817FF4" w14:textId="77777777" w:rsidR="0050139C" w:rsidRPr="00022B46" w:rsidRDefault="00CD5AF0">
      <w:pPr>
        <w:pStyle w:val="Bibliography"/>
        <w:rPr>
          <w:rFonts w:ascii="Times New Roman" w:hAnsi="Times New Roman" w:cs="Times New Roman"/>
        </w:rPr>
      </w:pPr>
      <w:bookmarkStart w:id="243" w:name="ref-HiProtHiYield04"/>
      <w:bookmarkEnd w:id="242"/>
      <w:r w:rsidRPr="00022B46">
        <w:rPr>
          <w:rFonts w:ascii="Times New Roman" w:hAnsi="Times New Roman" w:cs="Times New Roman"/>
        </w:rPr>
        <w:t xml:space="preserve">Panthee, DR, and VR Pantalone. 2006. “Registration of Soybean Germplasm Lines Tn03-350 and Tn04-5321 with Improved Protein Concentration and Quality.” </w:t>
      </w:r>
      <w:r w:rsidRPr="00022B46">
        <w:rPr>
          <w:rFonts w:ascii="Times New Roman" w:hAnsi="Times New Roman" w:cs="Times New Roman"/>
          <w:i/>
          <w:iCs/>
        </w:rPr>
        <w:t>Crop Science</w:t>
      </w:r>
      <w:r w:rsidRPr="00022B46">
        <w:rPr>
          <w:rFonts w:ascii="Times New Roman" w:hAnsi="Times New Roman" w:cs="Times New Roman"/>
        </w:rPr>
        <w:t xml:space="preserve"> 46 (5): 2328.</w:t>
      </w:r>
    </w:p>
    <w:p w14:paraId="0C1668C5" w14:textId="77777777" w:rsidR="0050139C" w:rsidRPr="00022B46" w:rsidRDefault="00CD5AF0">
      <w:pPr>
        <w:pStyle w:val="Bibliography"/>
        <w:rPr>
          <w:rFonts w:ascii="Times New Roman" w:hAnsi="Times New Roman" w:cs="Times New Roman"/>
        </w:rPr>
      </w:pPr>
      <w:bookmarkStart w:id="244" w:name="ref-ProteinGenomics"/>
      <w:bookmarkEnd w:id="243"/>
      <w:r w:rsidRPr="00022B46">
        <w:rPr>
          <w:rFonts w:ascii="Times New Roman" w:hAnsi="Times New Roman" w:cs="Times New Roman"/>
        </w:rPr>
        <w:t xml:space="preserve">Patil, Gunvant, Rouf Mian, Tri Vuong, Vince Pantalone, Qijian Song, Pengyin Chen, Grover J Shannon, Tommy C Carter, and Henry T Nguyen. 2017. “Molecular Mapping and Genomics of Soybean Seed Protein: A Review and Perspective for the Future.” </w:t>
      </w:r>
      <w:r w:rsidRPr="00022B46">
        <w:rPr>
          <w:rFonts w:ascii="Times New Roman" w:hAnsi="Times New Roman" w:cs="Times New Roman"/>
          <w:i/>
          <w:iCs/>
        </w:rPr>
        <w:t>Theoretical and Applied Genetics</w:t>
      </w:r>
      <w:r w:rsidRPr="00022B46">
        <w:rPr>
          <w:rFonts w:ascii="Times New Roman" w:hAnsi="Times New Roman" w:cs="Times New Roman"/>
        </w:rPr>
        <w:t xml:space="preserve"> 130 (10): 1975–91.</w:t>
      </w:r>
      <w:bookmarkEnd w:id="228"/>
      <w:bookmarkEnd w:id="231"/>
      <w:bookmarkEnd w:id="244"/>
    </w:p>
    <w:sectPr w:rsidR="0050139C" w:rsidRPr="00022B4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ouf M Mian" w:date="2022-06-08T06:50:00Z" w:initials="RMM">
    <w:p w14:paraId="6D1D5436" w14:textId="77777777" w:rsidR="00022B46" w:rsidRDefault="00022B46">
      <w:pPr>
        <w:pStyle w:val="CommentText"/>
      </w:pPr>
      <w:r>
        <w:rPr>
          <w:rStyle w:val="CommentReference"/>
        </w:rPr>
        <w:annotationRef/>
      </w:r>
      <w:r>
        <w:t>Be careful what you write. Growers are never compensated on the oil content, it is the seed yield.</w:t>
      </w:r>
    </w:p>
  </w:comment>
  <w:comment w:id="205" w:author="Rouf M Mian" w:date="2022-06-09T09:02:00Z" w:initials="RMM">
    <w:p w14:paraId="5F59FCA0" w14:textId="482825B2" w:rsidR="00E62714" w:rsidRDefault="00E62714">
      <w:pPr>
        <w:pStyle w:val="CommentText"/>
      </w:pPr>
      <w:r>
        <w:rPr>
          <w:rStyle w:val="CommentReference"/>
        </w:rPr>
        <w:annotationRef/>
      </w:r>
      <w:r>
        <w:t xml:space="preserve">Qualitatively or quantitatively?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1D5436" w15:done="0"/>
  <w15:commentEx w15:paraId="5F59FCA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1D5436" w16cid:durableId="264AC51E"/>
  <w16cid:commentId w16cid:paraId="5F59FCA0" w16cid:durableId="264C35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FF0CC" w14:textId="77777777" w:rsidR="00D1469D" w:rsidRDefault="00D1469D">
      <w:pPr>
        <w:spacing w:after="0"/>
      </w:pPr>
      <w:r>
        <w:separator/>
      </w:r>
    </w:p>
  </w:endnote>
  <w:endnote w:type="continuationSeparator" w:id="0">
    <w:p w14:paraId="54EBDECF" w14:textId="77777777" w:rsidR="00D1469D" w:rsidRDefault="00D1469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547C4" w14:textId="77777777" w:rsidR="00D1469D" w:rsidRDefault="00D1469D">
      <w:r>
        <w:separator/>
      </w:r>
    </w:p>
  </w:footnote>
  <w:footnote w:type="continuationSeparator" w:id="0">
    <w:p w14:paraId="7109F90F" w14:textId="77777777" w:rsidR="00D1469D" w:rsidRDefault="00D146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0E92699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34948357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uf M Mian">
    <w15:presenceInfo w15:providerId="AD" w15:userId="S-1-5-21-2670277017-1606584948-3883025002-567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1C8A"/>
    <w:rsid w:val="00022B46"/>
    <w:rsid w:val="000504ED"/>
    <w:rsid w:val="00084837"/>
    <w:rsid w:val="001D02C0"/>
    <w:rsid w:val="00255FE1"/>
    <w:rsid w:val="00305356"/>
    <w:rsid w:val="00305DA7"/>
    <w:rsid w:val="004D7DF2"/>
    <w:rsid w:val="004E29B3"/>
    <w:rsid w:val="0050139C"/>
    <w:rsid w:val="00543C9C"/>
    <w:rsid w:val="00590D07"/>
    <w:rsid w:val="00615328"/>
    <w:rsid w:val="00782885"/>
    <w:rsid w:val="00784D58"/>
    <w:rsid w:val="008317A3"/>
    <w:rsid w:val="008B6586"/>
    <w:rsid w:val="008D6863"/>
    <w:rsid w:val="0090153A"/>
    <w:rsid w:val="0091225F"/>
    <w:rsid w:val="009837E5"/>
    <w:rsid w:val="00B44BC9"/>
    <w:rsid w:val="00B86B75"/>
    <w:rsid w:val="00BC48D5"/>
    <w:rsid w:val="00C36279"/>
    <w:rsid w:val="00CD5AF0"/>
    <w:rsid w:val="00D1469D"/>
    <w:rsid w:val="00E123C2"/>
    <w:rsid w:val="00E315A3"/>
    <w:rsid w:val="00E525F3"/>
    <w:rsid w:val="00E62714"/>
    <w:rsid w:val="00E8626C"/>
    <w:rsid w:val="00F1427B"/>
    <w:rsid w:val="00F9310C"/>
    <w:rsid w:val="00FB203A"/>
    <w:rsid w:val="00FD3EA8"/>
    <w:rsid w:val="00FF37A2"/>
    <w:rsid w:val="00FF480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99F40"/>
  <w15:docId w15:val="{1C531B0F-0807-417A-A07B-B3B41E757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022B46"/>
    <w:rPr>
      <w:sz w:val="16"/>
      <w:szCs w:val="16"/>
    </w:rPr>
  </w:style>
  <w:style w:type="paragraph" w:styleId="CommentText">
    <w:name w:val="annotation text"/>
    <w:basedOn w:val="Normal"/>
    <w:link w:val="CommentTextChar"/>
    <w:semiHidden/>
    <w:unhideWhenUsed/>
    <w:rsid w:val="00022B46"/>
    <w:rPr>
      <w:sz w:val="20"/>
      <w:szCs w:val="20"/>
    </w:rPr>
  </w:style>
  <w:style w:type="character" w:customStyle="1" w:styleId="CommentTextChar">
    <w:name w:val="Comment Text Char"/>
    <w:basedOn w:val="DefaultParagraphFont"/>
    <w:link w:val="CommentText"/>
    <w:semiHidden/>
    <w:rsid w:val="00022B46"/>
    <w:rPr>
      <w:sz w:val="20"/>
      <w:szCs w:val="20"/>
    </w:rPr>
  </w:style>
  <w:style w:type="paragraph" w:styleId="CommentSubject">
    <w:name w:val="annotation subject"/>
    <w:basedOn w:val="CommentText"/>
    <w:next w:val="CommentText"/>
    <w:link w:val="CommentSubjectChar"/>
    <w:semiHidden/>
    <w:unhideWhenUsed/>
    <w:rsid w:val="00022B46"/>
    <w:rPr>
      <w:b/>
      <w:bCs/>
    </w:rPr>
  </w:style>
  <w:style w:type="character" w:customStyle="1" w:styleId="CommentSubjectChar">
    <w:name w:val="Comment Subject Char"/>
    <w:basedOn w:val="CommentTextChar"/>
    <w:link w:val="CommentSubject"/>
    <w:semiHidden/>
    <w:rsid w:val="00022B46"/>
    <w:rPr>
      <w:b/>
      <w:bCs/>
      <w:sz w:val="20"/>
      <w:szCs w:val="20"/>
    </w:rPr>
  </w:style>
  <w:style w:type="paragraph" w:styleId="BalloonText">
    <w:name w:val="Balloon Text"/>
    <w:basedOn w:val="Normal"/>
    <w:link w:val="BalloonTextChar"/>
    <w:semiHidden/>
    <w:unhideWhenUsed/>
    <w:rsid w:val="00022B4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22B46"/>
    <w:rPr>
      <w:rFonts w:ascii="Segoe UI" w:hAnsi="Segoe UI" w:cs="Segoe UI"/>
      <w:sz w:val="18"/>
      <w:szCs w:val="18"/>
    </w:rPr>
  </w:style>
  <w:style w:type="paragraph" w:styleId="Revision">
    <w:name w:val="Revision"/>
    <w:hidden/>
    <w:semiHidden/>
    <w:rsid w:val="0078288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doi.org/10.1111/2041-210X.13384" TargetMode="Externa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yperlink" Target="https://CRAN.R-project.org/package=emmean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7/s00299-016-2064-1" TargetMode="External"/><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3159</Words>
  <Characters>18011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Identification of high-yielding soybean lines with exceptional seed composition qualities</vt:lpstr>
    </vt:vector>
  </TitlesOfParts>
  <Company/>
  <LinksUpToDate>false</LinksUpToDate>
  <CharactersWithSpaces>21128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of high-yielding soybean lines with exceptional seed composition qualities</dc:title>
  <dc:creator>Rouf M Mian</dc:creator>
  <cp:keywords/>
  <cp:lastModifiedBy>Jay Gillenwater</cp:lastModifiedBy>
  <cp:revision>2</cp:revision>
  <dcterms:created xsi:type="dcterms:W3CDTF">2022-06-30T12:05:00Z</dcterms:created>
  <dcterms:modified xsi:type="dcterms:W3CDTF">2022-06-30T12:05:00Z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
  </property>
  <property fmtid="{D5CDD505-2E9C-101B-9397-08002B2CF9AE}" pid="3" name="abstract">
    <vt:lpwstr>In current markets, the primary uses for soybean seed are in products derived from it’s oil or protein content. However, growers are compensated based on seed oil so a more valuable crop is one with both high yield, and high protein, oil, or a combination</vt:lpwstr>
  </property>
  <property fmtid="{D5CDD505-2E9C-101B-9397-08002B2CF9AE}" pid="4" name="acknowledgement">
    <vt:lpwstr>All sources of funding of the study should be disclosed. Please clearly indicate grants that you have received in support of your research work. Clearly state if you received funds for covering the costs to publish in open access.</vt:lpwstr>
  </property>
  <property fmtid="{D5CDD505-2E9C-101B-9397-08002B2CF9AE}" pid="5" name="affiliation">
    <vt:lpwstr/>
  </property>
  <property fmtid="{D5CDD505-2E9C-101B-9397-08002B2CF9AE}" pid="6" name="appendix">
    <vt:lpwstr>appendix.tex</vt:lpwstr>
  </property>
  <property fmtid="{D5CDD505-2E9C-101B-9397-08002B2CF9AE}" pid="7" name="authorcontributions">
    <vt:lpwstr>For research articles with several authors, a short paragraph specifying their individual contributions must be provided. The following statements should be used ``X.X. and Y.Y. conceive and designed the experiments; X.X. performed the experiments; X.X. a</vt:lpwstr>
  </property>
  <property fmtid="{D5CDD505-2E9C-101B-9397-08002B2CF9AE}" pid="8" name="bibliography">
    <vt:lpwstr>mybibfile.bib</vt:lpwstr>
  </property>
  <property fmtid="{D5CDD505-2E9C-101B-9397-08002B2CF9AE}" pid="9" name="conflictsofinterest">
    <vt:lpwstr>The authors declare no conflict of interest.</vt:lpwstr>
  </property>
  <property fmtid="{D5CDD505-2E9C-101B-9397-08002B2CF9AE}" pid="10" name="firstnote">
    <vt:lpwstr>Current address: Updated affiliation</vt:lpwstr>
  </property>
  <property fmtid="{D5CDD505-2E9C-101B-9397-08002B2CF9AE}" pid="11" name="journal">
    <vt:lpwstr>Agronomy</vt:lpwstr>
  </property>
  <property fmtid="{D5CDD505-2E9C-101B-9397-08002B2CF9AE}" pid="12" name="output">
    <vt:lpwstr/>
  </property>
  <property fmtid="{D5CDD505-2E9C-101B-9397-08002B2CF9AE}" pid="13" name="sampleavailability">
    <vt:lpwstr>Samples of the compounds …… are available from the authors.</vt:lpwstr>
  </property>
  <property fmtid="{D5CDD505-2E9C-101B-9397-08002B2CF9AE}" pid="14" name="secondnote">
    <vt:lpwstr>These authors contributed equally to this work.</vt:lpwstr>
  </property>
  <property fmtid="{D5CDD505-2E9C-101B-9397-08002B2CF9AE}" pid="15" name="simplesummary">
    <vt:lpwstr>A Simple summary goes here.</vt:lpwstr>
  </property>
  <property fmtid="{D5CDD505-2E9C-101B-9397-08002B2CF9AE}" pid="16" name="status">
    <vt:lpwstr>submit</vt:lpwstr>
  </property>
  <property fmtid="{D5CDD505-2E9C-101B-9397-08002B2CF9AE}" pid="17" name="type">
    <vt:lpwstr>article</vt:lpwstr>
  </property>
</Properties>
</file>